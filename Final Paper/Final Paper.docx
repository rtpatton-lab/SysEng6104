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0DDB" w:rsidRPr="006B42CE" w:rsidRDefault="003D0DDB" w:rsidP="003D0DDB">
      <w:pPr>
        <w:pStyle w:val="Title"/>
        <w:rPr>
          <w:sz w:val="48"/>
          <w:szCs w:val="48"/>
        </w:rPr>
      </w:pPr>
      <w:bookmarkStart w:id="0" w:name="_GoBack"/>
      <w:bookmarkEnd w:id="0"/>
      <w:ins w:id="1" w:author="Patton, Ryan" w:date="2019-11-14T15:03:00Z">
        <w:r>
          <w:rPr>
            <w:sz w:val="48"/>
            <w:szCs w:val="48"/>
          </w:rPr>
          <w:t>A Model for Assess</w:t>
        </w:r>
      </w:ins>
      <w:ins w:id="2" w:author="Patton, Ryan" w:date="2019-11-14T15:04:00Z">
        <w:r>
          <w:rPr>
            <w:sz w:val="48"/>
            <w:szCs w:val="48"/>
          </w:rPr>
          <w:t>ing Functional and Systems Architectures in Near-Earth Asteroid Capturing Process</w:t>
        </w:r>
      </w:ins>
      <w:del w:id="3" w:author="Patton, Ryan" w:date="2019-11-14T15:03:00Z">
        <w:r w:rsidRPr="006B42CE" w:rsidDel="00AA3743">
          <w:rPr>
            <w:sz w:val="48"/>
            <w:szCs w:val="48"/>
          </w:rPr>
          <w:delText>Preparation of Papers for AIAA Technical Conferences</w:delText>
        </w:r>
      </w:del>
    </w:p>
    <w:p w:rsidR="003D0DDB" w:rsidRPr="006B42CE" w:rsidRDefault="003D0DDB" w:rsidP="003D0DDB">
      <w:pPr>
        <w:jc w:val="center"/>
        <w:rPr>
          <w:sz w:val="32"/>
          <w:szCs w:val="32"/>
        </w:rPr>
      </w:pPr>
      <w:ins w:id="4" w:author="Patton, Ryan" w:date="2019-11-14T15:04:00Z">
        <w:r>
          <w:rPr>
            <w:sz w:val="32"/>
            <w:szCs w:val="32"/>
          </w:rPr>
          <w:t>Ryan T. Patton</w:t>
        </w:r>
      </w:ins>
      <w:del w:id="5" w:author="Patton, Ryan" w:date="2019-11-14T15:04:00Z">
        <w:r w:rsidRPr="006B42CE" w:rsidDel="00AA3743">
          <w:rPr>
            <w:sz w:val="32"/>
            <w:szCs w:val="32"/>
          </w:rPr>
          <w:delText>First A. Author</w:delText>
        </w:r>
      </w:del>
      <w:r w:rsidRPr="006B42CE">
        <w:rPr>
          <w:sz w:val="32"/>
          <w:szCs w:val="32"/>
          <w:vertAlign w:val="superscript"/>
        </w:rPr>
        <w:footnoteReference w:id="1"/>
      </w:r>
      <w:del w:id="12" w:author="Patton, Ryan" w:date="2019-11-14T15:04:00Z">
        <w:r w:rsidRPr="006B42CE" w:rsidDel="00AA3743">
          <w:rPr>
            <w:sz w:val="32"/>
            <w:szCs w:val="32"/>
          </w:rPr>
          <w:delText xml:space="preserve">  and Second B. Author Jr.</w:delText>
        </w:r>
        <w:r w:rsidRPr="006B42CE" w:rsidDel="00AA3743">
          <w:rPr>
            <w:sz w:val="32"/>
            <w:szCs w:val="32"/>
            <w:vertAlign w:val="superscript"/>
          </w:rPr>
          <w:footnoteReference w:id="2"/>
        </w:r>
      </w:del>
    </w:p>
    <w:p w:rsidR="003D0DDB" w:rsidRPr="006B42CE" w:rsidRDefault="003D0DDB" w:rsidP="003D0DDB">
      <w:pPr>
        <w:spacing w:after="240"/>
        <w:jc w:val="center"/>
        <w:rPr>
          <w:i/>
          <w:sz w:val="24"/>
          <w:szCs w:val="24"/>
        </w:rPr>
      </w:pPr>
      <w:ins w:id="15" w:author="Patton, Ryan" w:date="2019-11-14T15:05:00Z">
        <w:r>
          <w:rPr>
            <w:i/>
            <w:sz w:val="24"/>
            <w:szCs w:val="24"/>
          </w:rPr>
          <w:t>Missouri University of Science and Technology</w:t>
        </w:r>
      </w:ins>
      <w:del w:id="16" w:author="Patton, Ryan" w:date="2019-11-14T15:05:00Z">
        <w:r w:rsidRPr="006B42CE" w:rsidDel="00AA3743">
          <w:rPr>
            <w:i/>
            <w:sz w:val="24"/>
            <w:szCs w:val="24"/>
          </w:rPr>
          <w:delText>Business or Academic Affiliation’s Full Name 1</w:delText>
        </w:r>
      </w:del>
      <w:r w:rsidRPr="006B42CE">
        <w:rPr>
          <w:i/>
          <w:sz w:val="24"/>
          <w:szCs w:val="24"/>
        </w:rPr>
        <w:t>,</w:t>
      </w:r>
      <w:ins w:id="17" w:author="Patton, Ryan" w:date="2019-11-14T15:05:00Z">
        <w:r>
          <w:rPr>
            <w:i/>
            <w:sz w:val="24"/>
            <w:szCs w:val="24"/>
          </w:rPr>
          <w:t xml:space="preserve"> Rolla</w:t>
        </w:r>
      </w:ins>
      <w:del w:id="18" w:author="Patton, Ryan" w:date="2019-11-14T15:05:00Z">
        <w:r w:rsidRPr="006B42CE" w:rsidDel="00AA3743">
          <w:rPr>
            <w:i/>
            <w:sz w:val="24"/>
            <w:szCs w:val="24"/>
          </w:rPr>
          <w:delText xml:space="preserve"> City</w:delText>
        </w:r>
      </w:del>
      <w:r w:rsidRPr="006B42CE">
        <w:rPr>
          <w:i/>
          <w:sz w:val="24"/>
          <w:szCs w:val="24"/>
        </w:rPr>
        <w:t xml:space="preserve">, </w:t>
      </w:r>
      <w:ins w:id="19" w:author="Patton, Ryan" w:date="2019-11-14T15:05:00Z">
        <w:r>
          <w:rPr>
            <w:i/>
            <w:sz w:val="24"/>
            <w:szCs w:val="24"/>
          </w:rPr>
          <w:t>MO</w:t>
        </w:r>
      </w:ins>
      <w:del w:id="20" w:author="Patton, Ryan" w:date="2019-11-14T15:05:00Z">
        <w:r w:rsidRPr="006B42CE" w:rsidDel="00AA3743">
          <w:rPr>
            <w:i/>
            <w:sz w:val="24"/>
            <w:szCs w:val="24"/>
          </w:rPr>
          <w:delText>State</w:delText>
        </w:r>
      </w:del>
      <w:r w:rsidRPr="006B42CE">
        <w:rPr>
          <w:i/>
          <w:sz w:val="24"/>
          <w:szCs w:val="24"/>
        </w:rPr>
        <w:t xml:space="preserve">, </w:t>
      </w:r>
      <w:ins w:id="21" w:author="Patton, Ryan" w:date="2019-11-14T15:09:00Z">
        <w:r>
          <w:rPr>
            <w:i/>
            <w:sz w:val="24"/>
            <w:szCs w:val="24"/>
          </w:rPr>
          <w:t>65409</w:t>
        </w:r>
      </w:ins>
      <w:del w:id="22" w:author="Patton, Ryan" w:date="2019-11-14T15:05:00Z">
        <w:r w:rsidRPr="006B42CE" w:rsidDel="00AA3743">
          <w:rPr>
            <w:i/>
            <w:sz w:val="24"/>
            <w:szCs w:val="24"/>
          </w:rPr>
          <w:delText>Zip Code</w:delText>
        </w:r>
      </w:del>
      <w:del w:id="23" w:author="Patton, Ryan" w:date="2019-11-14T15:06:00Z">
        <w:r w:rsidRPr="006B42CE" w:rsidDel="00AA3743">
          <w:rPr>
            <w:i/>
            <w:sz w:val="24"/>
            <w:szCs w:val="24"/>
          </w:rPr>
          <w:delText>, Country</w:delText>
        </w:r>
      </w:del>
    </w:p>
    <w:p w:rsidR="003D0DDB" w:rsidRPr="006B42CE" w:rsidDel="00AA3743" w:rsidRDefault="003D0DDB" w:rsidP="003D0DDB">
      <w:pPr>
        <w:jc w:val="center"/>
        <w:rPr>
          <w:del w:id="24" w:author="Patton, Ryan" w:date="2019-11-14T15:04:00Z"/>
          <w:sz w:val="32"/>
          <w:szCs w:val="32"/>
        </w:rPr>
      </w:pPr>
      <w:del w:id="25" w:author="Patton, Ryan" w:date="2019-11-14T15:04:00Z">
        <w:r w:rsidRPr="006B42CE" w:rsidDel="00AA3743">
          <w:rPr>
            <w:sz w:val="32"/>
            <w:szCs w:val="32"/>
          </w:rPr>
          <w:delText>Third C. Author</w:delText>
        </w:r>
        <w:r w:rsidRPr="006B42CE" w:rsidDel="00AA3743">
          <w:rPr>
            <w:sz w:val="32"/>
            <w:szCs w:val="32"/>
            <w:vertAlign w:val="superscript"/>
          </w:rPr>
          <w:footnoteReference w:id="3"/>
        </w:r>
      </w:del>
    </w:p>
    <w:p w:rsidR="003D0DDB" w:rsidRPr="006B42CE" w:rsidDel="00AA3743" w:rsidRDefault="003D0DDB" w:rsidP="003D0DDB">
      <w:pPr>
        <w:spacing w:after="240"/>
        <w:jc w:val="center"/>
        <w:rPr>
          <w:del w:id="28" w:author="Patton, Ryan" w:date="2019-11-14T15:04:00Z"/>
          <w:i/>
          <w:sz w:val="24"/>
          <w:szCs w:val="24"/>
        </w:rPr>
      </w:pPr>
      <w:del w:id="29" w:author="Patton, Ryan" w:date="2019-11-14T15:04:00Z">
        <w:r w:rsidRPr="006B42CE" w:rsidDel="00AA3743">
          <w:rPr>
            <w:i/>
            <w:sz w:val="24"/>
            <w:szCs w:val="24"/>
          </w:rPr>
          <w:delText>Business or Academic Affiliation’s Full Name 2, City, Province, Zip Code, Country</w:delText>
        </w:r>
      </w:del>
    </w:p>
    <w:p w:rsidR="003D0DDB" w:rsidRPr="006B42CE" w:rsidDel="00AA3743" w:rsidRDefault="003D0DDB" w:rsidP="003D0DDB">
      <w:pPr>
        <w:jc w:val="center"/>
        <w:rPr>
          <w:del w:id="30" w:author="Patton, Ryan" w:date="2019-11-14T15:04:00Z"/>
          <w:sz w:val="32"/>
          <w:szCs w:val="32"/>
        </w:rPr>
      </w:pPr>
      <w:del w:id="31" w:author="Patton, Ryan" w:date="2019-11-14T15:04:00Z">
        <w:r w:rsidRPr="006B42CE" w:rsidDel="00AA3743">
          <w:rPr>
            <w:sz w:val="32"/>
            <w:szCs w:val="32"/>
          </w:rPr>
          <w:delText>Fourth D. Author</w:delText>
        </w:r>
        <w:r w:rsidRPr="006B42CE" w:rsidDel="00AA3743">
          <w:rPr>
            <w:sz w:val="32"/>
            <w:szCs w:val="32"/>
            <w:vertAlign w:val="superscript"/>
          </w:rPr>
          <w:footnoteReference w:id="4"/>
        </w:r>
      </w:del>
    </w:p>
    <w:p w:rsidR="003D0DDB" w:rsidRPr="006B42CE" w:rsidDel="00AA3743" w:rsidRDefault="003D0DDB" w:rsidP="003D0DDB">
      <w:pPr>
        <w:spacing w:after="240"/>
        <w:jc w:val="center"/>
        <w:rPr>
          <w:del w:id="34" w:author="Patton, Ryan" w:date="2019-11-14T15:04:00Z"/>
          <w:i/>
          <w:sz w:val="24"/>
          <w:szCs w:val="24"/>
        </w:rPr>
      </w:pPr>
      <w:del w:id="35" w:author="Patton, Ryan" w:date="2019-11-14T15:04:00Z">
        <w:r w:rsidRPr="006B42CE" w:rsidDel="00AA3743">
          <w:rPr>
            <w:i/>
            <w:sz w:val="24"/>
            <w:szCs w:val="24"/>
          </w:rPr>
          <w:delText>Business or Academic Affiliation’s Full Name 3, City, State, Zip Code, Country</w:delText>
        </w:r>
      </w:del>
    </w:p>
    <w:p w:rsidR="003D0DDB" w:rsidRPr="00F565BA" w:rsidRDefault="003D0DDB" w:rsidP="003D0DDB">
      <w:pPr>
        <w:spacing w:before="480" w:after="480"/>
        <w:ind w:left="720" w:right="720" w:firstLine="288"/>
        <w:rPr>
          <w:b/>
        </w:rPr>
      </w:pPr>
      <w:r w:rsidRPr="00F565BA">
        <w:rPr>
          <w:b/>
        </w:rPr>
        <w:t>T</w:t>
      </w:r>
      <w:ins w:id="36" w:author="Patton, Ryan" w:date="2019-11-14T15:20:00Z">
        <w:r>
          <w:rPr>
            <w:b/>
          </w:rPr>
          <w:t xml:space="preserve">his paper presents a model for assessing functional and systems architecture as relevant to capturing near-Earth asteroids (NEAs). The proposed system </w:t>
        </w:r>
      </w:ins>
      <w:r>
        <w:rPr>
          <w:b/>
        </w:rPr>
        <w:t>realized</w:t>
      </w:r>
      <w:ins w:id="37" w:author="Patton, Ryan" w:date="2019-11-14T15:20:00Z">
        <w:r>
          <w:rPr>
            <w:b/>
          </w:rPr>
          <w:t xml:space="preserve"> after investigating several concepts for facilitating </w:t>
        </w:r>
      </w:ins>
      <w:ins w:id="38" w:author="Patton, Ryan" w:date="2019-11-14T15:21:00Z">
        <w:r>
          <w:rPr>
            <w:b/>
          </w:rPr>
          <w:t>an asteroid mining mission. Two s</w:t>
        </w:r>
      </w:ins>
      <w:ins w:id="39" w:author="Patton, Ryan" w:date="2019-11-14T15:22:00Z">
        <w:r>
          <w:rPr>
            <w:b/>
          </w:rPr>
          <w:t xml:space="preserve">chools of thought emerge on how best to mine asteroids, </w:t>
        </w:r>
      </w:ins>
      <w:ins w:id="40" w:author="Patton, Ryan" w:date="2019-11-14T15:23:00Z">
        <w:r>
          <w:rPr>
            <w:b/>
          </w:rPr>
          <w:t>in-situ mining and asteroid transportation</w:t>
        </w:r>
      </w:ins>
      <w:ins w:id="41" w:author="Patton, Ryan" w:date="2019-11-14T15:29:00Z">
        <w:r>
          <w:rPr>
            <w:b/>
          </w:rPr>
          <w:t xml:space="preserve"> to Earth</w:t>
        </w:r>
      </w:ins>
      <w:ins w:id="42" w:author="Patton, Ryan" w:date="2019-11-14T15:23:00Z">
        <w:r>
          <w:rPr>
            <w:b/>
          </w:rPr>
          <w:t xml:space="preserve">. The resources needed </w:t>
        </w:r>
      </w:ins>
      <w:ins w:id="43" w:author="Patton, Ryan" w:date="2019-11-14T15:25:00Z">
        <w:r>
          <w:rPr>
            <w:b/>
          </w:rPr>
          <w:t xml:space="preserve">to support future space missions or for </w:t>
        </w:r>
      </w:ins>
      <w:del w:id="44" w:author="Patton, Ryan" w:date="2019-11-14T15:20:00Z">
        <w:r w:rsidRPr="00F565BA" w:rsidDel="00673D10">
          <w:rPr>
            <w:b/>
          </w:rPr>
          <w:delText>h</w:delText>
        </w:r>
      </w:del>
      <w:del w:id="45" w:author="Patton, Ryan" w:date="2019-11-14T15:18:00Z">
        <w:r w:rsidRPr="00F565BA" w:rsidDel="00673D10">
          <w:rPr>
            <w:b/>
          </w:rPr>
          <w:delText>e</w:delText>
        </w:r>
      </w:del>
      <w:ins w:id="46" w:author="Patton, Ryan" w:date="2019-11-14T15:27:00Z">
        <w:r>
          <w:rPr>
            <w:b/>
          </w:rPr>
          <w:t xml:space="preserve">dwindling Earth resources necessitate the </w:t>
        </w:r>
      </w:ins>
      <w:ins w:id="47" w:author="Patton, Ryan" w:date="2019-11-14T15:28:00Z">
        <w:r>
          <w:rPr>
            <w:b/>
          </w:rPr>
          <w:t xml:space="preserve">potential development for mining asteroids. </w:t>
        </w:r>
      </w:ins>
      <w:ins w:id="48" w:author="Patton, Ryan" w:date="2019-11-14T15:30:00Z">
        <w:r>
          <w:rPr>
            <w:b/>
          </w:rPr>
          <w:t xml:space="preserve">By focusing </w:t>
        </w:r>
      </w:ins>
      <w:ins w:id="49" w:author="Patton, Ryan" w:date="2019-11-14T15:31:00Z">
        <w:r>
          <w:rPr>
            <w:b/>
          </w:rPr>
          <w:t>on a system to lock</w:t>
        </w:r>
      </w:ins>
      <w:ins w:id="50" w:author="Patton, Ryan" w:date="2019-11-14T15:30:00Z">
        <w:r>
          <w:rPr>
            <w:b/>
          </w:rPr>
          <w:t xml:space="preserve"> a </w:t>
        </w:r>
      </w:ins>
      <w:ins w:id="51" w:author="Patton, Ryan" w:date="2019-11-14T15:31:00Z">
        <w:r>
          <w:rPr>
            <w:b/>
          </w:rPr>
          <w:t xml:space="preserve">NEA to an integrated supporting spacecraft, </w:t>
        </w:r>
      </w:ins>
      <w:ins w:id="52" w:author="Patton, Ryan" w:date="2019-11-14T15:32:00Z">
        <w:r>
          <w:rPr>
            <w:b/>
          </w:rPr>
          <w:t xml:space="preserve">the system retains the ability to </w:t>
        </w:r>
      </w:ins>
      <w:ins w:id="53" w:author="Patton, Ryan" w:date="2019-11-14T15:33:00Z">
        <w:r>
          <w:rPr>
            <w:b/>
          </w:rPr>
          <w:t xml:space="preserve">mine on-site or to </w:t>
        </w:r>
      </w:ins>
      <w:ins w:id="54" w:author="Patton, Ryan" w:date="2019-11-14T15:34:00Z">
        <w:r>
          <w:rPr>
            <w:b/>
          </w:rPr>
          <w:t>transport back to Earth. The proposed system supports innovative methods to</w:t>
        </w:r>
      </w:ins>
      <w:ins w:id="55" w:author="Patton, Ryan" w:date="2019-11-14T15:35:00Z">
        <w:r>
          <w:rPr>
            <w:b/>
          </w:rPr>
          <w:t xml:space="preserve"> counteract massive, high-velocity impacts and stabilize large-radii sized objects</w:t>
        </w:r>
      </w:ins>
      <w:ins w:id="56" w:author="Patton, Ryan" w:date="2019-11-14T15:38:00Z">
        <w:r>
          <w:rPr>
            <w:b/>
          </w:rPr>
          <w:t xml:space="preserve"> of various compositions</w:t>
        </w:r>
      </w:ins>
      <w:ins w:id="57" w:author="Patton, Ryan" w:date="2019-11-14T15:35:00Z">
        <w:r>
          <w:rPr>
            <w:b/>
          </w:rPr>
          <w:t xml:space="preserve">. </w:t>
        </w:r>
      </w:ins>
      <w:ins w:id="58" w:author="Patton, Ryan" w:date="2019-11-14T15:36:00Z">
        <w:r>
          <w:rPr>
            <w:b/>
          </w:rPr>
          <w:t xml:space="preserve">In-situ mining generally works around </w:t>
        </w:r>
      </w:ins>
      <w:ins w:id="59" w:author="Patton, Ryan" w:date="2019-11-14T15:37:00Z">
        <w:r>
          <w:rPr>
            <w:b/>
          </w:rPr>
          <w:t>accommodating</w:t>
        </w:r>
      </w:ins>
      <w:ins w:id="60" w:author="Patton, Ryan" w:date="2019-11-14T15:36:00Z">
        <w:r>
          <w:rPr>
            <w:b/>
          </w:rPr>
          <w:t xml:space="preserve"> </w:t>
        </w:r>
      </w:ins>
      <w:ins w:id="61" w:author="Patton, Ryan" w:date="2019-11-14T15:37:00Z">
        <w:r>
          <w:rPr>
            <w:b/>
          </w:rPr>
          <w:t xml:space="preserve">other missions. By focusing on </w:t>
        </w:r>
      </w:ins>
      <w:ins w:id="62" w:author="Patton, Ryan" w:date="2019-11-14T15:38:00Z">
        <w:r>
          <w:rPr>
            <w:b/>
          </w:rPr>
          <w:t xml:space="preserve">capturing the NEAs, </w:t>
        </w:r>
      </w:ins>
      <w:ins w:id="63" w:author="Patton, Ryan" w:date="2019-11-14T15:39:00Z">
        <w:r>
          <w:rPr>
            <w:b/>
          </w:rPr>
          <w:t xml:space="preserve">the system supports an </w:t>
        </w:r>
      </w:ins>
      <w:ins w:id="64" w:author="Patton, Ryan" w:date="2019-11-14T15:40:00Z">
        <w:r>
          <w:rPr>
            <w:b/>
          </w:rPr>
          <w:t xml:space="preserve">easily </w:t>
        </w:r>
      </w:ins>
      <w:r w:rsidR="00694364">
        <w:rPr>
          <w:b/>
        </w:rPr>
        <w:t>integral</w:t>
      </w:r>
      <w:ins w:id="65" w:author="Patton, Ryan" w:date="2019-11-14T15:39:00Z">
        <w:r>
          <w:rPr>
            <w:b/>
          </w:rPr>
          <w:t xml:space="preserve"> solution to</w:t>
        </w:r>
      </w:ins>
      <w:ins w:id="66" w:author="Patton, Ryan" w:date="2019-11-14T15:40:00Z">
        <w:r>
          <w:rPr>
            <w:b/>
          </w:rPr>
          <w:t xml:space="preserve"> </w:t>
        </w:r>
      </w:ins>
      <w:ins w:id="67" w:author="Patton, Ryan" w:date="2019-11-14T15:41:00Z">
        <w:r>
          <w:rPr>
            <w:b/>
          </w:rPr>
          <w:t>any spacecraf</w:t>
        </w:r>
      </w:ins>
      <w:ins w:id="68" w:author="Patton, Ryan" w:date="2019-11-14T15:42:00Z">
        <w:r>
          <w:rPr>
            <w:b/>
          </w:rPr>
          <w:t>t regardless of its intended mission.</w:t>
        </w:r>
      </w:ins>
      <w:del w:id="69" w:author="Patton, Ryan" w:date="2019-11-14T15:18:00Z">
        <w:r w:rsidRPr="00F565BA" w:rsidDel="00673D10">
          <w:rPr>
            <w:b/>
          </w:rPr>
          <w:delText>se</w:delText>
        </w:r>
      </w:del>
      <w:del w:id="70" w:author="Patton, Ryan" w:date="2019-11-14T15:27:00Z">
        <w:r w:rsidRPr="00F565BA" w:rsidDel="00F51D51">
          <w:rPr>
            <w:b/>
          </w:rPr>
          <w:delText xml:space="preserve"> </w:delText>
        </w:r>
      </w:del>
      <w:del w:id="71" w:author="Patton, Ryan" w:date="2019-11-14T15:18:00Z">
        <w:r w:rsidRPr="00F565BA" w:rsidDel="00673D10">
          <w:rPr>
            <w:b/>
          </w:rPr>
          <w:delText>instructions give you guidelines for preparing papers for AIAA Technical Papers. Use this document as a template if you are using Microsoft Word 2001 or later for Windows, or Word X or later for Mac OS X. Otherwise, use this document as an instruction set. Define all symbols used in the abstract. Do not cite references in the abstract. The footnote on the first page should list the Job Title and AI</w:delText>
        </w:r>
        <w:r w:rsidDel="00673D10">
          <w:rPr>
            <w:b/>
          </w:rPr>
          <w:delText>AA Member Grade for each author, if known. Authors do not have to be AIAA members.</w:delText>
        </w:r>
      </w:del>
    </w:p>
    <w:p w:rsidR="003D0DDB" w:rsidRPr="00116E87"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Nomenclature</w:t>
      </w:r>
    </w:p>
    <w:p w:rsidR="003D0DDB" w:rsidRDefault="003D0DDB" w:rsidP="003D0DDB">
      <w:pPr>
        <w:widowControl w:val="0"/>
        <w:tabs>
          <w:tab w:val="left" w:pos="864"/>
          <w:tab w:val="left" w:pos="1152"/>
        </w:tabs>
      </w:pPr>
      <w:r>
        <w:t>ASE</w:t>
      </w:r>
      <w:r>
        <w:tab/>
        <w:t>=   Autonomous Sciencecraft Experiment</w:t>
      </w:r>
    </w:p>
    <w:p w:rsidR="003D0DDB" w:rsidRDefault="003D0DDB" w:rsidP="003D0DDB">
      <w:pPr>
        <w:widowControl w:val="0"/>
        <w:tabs>
          <w:tab w:val="left" w:pos="864"/>
          <w:tab w:val="left" w:pos="1152"/>
        </w:tabs>
      </w:pPr>
      <w:r>
        <w:t>CAD</w:t>
      </w:r>
      <w:r>
        <w:tab/>
        <w:t>=   Computer Aided Design</w:t>
      </w:r>
    </w:p>
    <w:p w:rsidR="003D0DDB" w:rsidRDefault="003D0DDB" w:rsidP="003D0DDB">
      <w:pPr>
        <w:widowControl w:val="0"/>
        <w:tabs>
          <w:tab w:val="left" w:pos="864"/>
          <w:tab w:val="left" w:pos="1152"/>
        </w:tabs>
      </w:pPr>
      <w:r>
        <w:t>CASPER</w:t>
      </w:r>
      <w:r>
        <w:tab/>
        <w:t>=   Continuous Activity Scheduling Planning Execution and Replanning</w:t>
      </w:r>
    </w:p>
    <w:p w:rsidR="003D0DDB" w:rsidRDefault="003D0DDB" w:rsidP="003D0DDB">
      <w:pPr>
        <w:widowControl w:val="0"/>
        <w:tabs>
          <w:tab w:val="left" w:pos="864"/>
          <w:tab w:val="left" w:pos="1152"/>
        </w:tabs>
      </w:pPr>
      <w:r>
        <w:t>ISS</w:t>
      </w:r>
      <w:r>
        <w:tab/>
        <w:t>=   International Space Station</w:t>
      </w:r>
    </w:p>
    <w:p w:rsidR="003D0DDB" w:rsidRDefault="003D0DDB" w:rsidP="003D0DDB">
      <w:pPr>
        <w:widowControl w:val="0"/>
        <w:tabs>
          <w:tab w:val="left" w:pos="864"/>
          <w:tab w:val="left" w:pos="1152"/>
        </w:tabs>
      </w:pPr>
      <w:r>
        <w:t>JAXA</w:t>
      </w:r>
      <w:r>
        <w:tab/>
        <w:t>=   Japan Aerospace Exploration Agency</w:t>
      </w:r>
    </w:p>
    <w:p w:rsidR="003D0DDB" w:rsidRDefault="003D0DDB" w:rsidP="003D0DDB">
      <w:pPr>
        <w:widowControl w:val="0"/>
        <w:tabs>
          <w:tab w:val="left" w:pos="864"/>
          <w:tab w:val="left" w:pos="1152"/>
        </w:tabs>
      </w:pPr>
      <w:r>
        <w:t>KPP</w:t>
      </w:r>
      <w:r>
        <w:tab/>
        <w:t>=   Key Performance Parameter</w:t>
      </w:r>
    </w:p>
    <w:p w:rsidR="003D0DDB" w:rsidRDefault="003D0DDB" w:rsidP="003D0DDB">
      <w:pPr>
        <w:widowControl w:val="0"/>
        <w:tabs>
          <w:tab w:val="left" w:pos="864"/>
          <w:tab w:val="left" w:pos="1152"/>
        </w:tabs>
      </w:pPr>
      <w:r>
        <w:t>LAN</w:t>
      </w:r>
      <w:r>
        <w:tab/>
        <w:t>=   Local Area Network</w:t>
      </w:r>
    </w:p>
    <w:p w:rsidR="003D0DDB" w:rsidRPr="00151E02" w:rsidRDefault="003D0DDB" w:rsidP="003D0DDB">
      <w:pPr>
        <w:widowControl w:val="0"/>
        <w:tabs>
          <w:tab w:val="left" w:pos="864"/>
          <w:tab w:val="left" w:pos="1152"/>
        </w:tabs>
        <w:rPr>
          <w:ins w:id="72" w:author="Patton, Ryan" w:date="2019-11-15T10:15:00Z"/>
          <w:rPrChange w:id="73" w:author="Patton, Ryan" w:date="2019-11-15T10:15:00Z">
            <w:rPr>
              <w:ins w:id="74" w:author="Patton, Ryan" w:date="2019-11-15T10:15:00Z"/>
              <w:i/>
            </w:rPr>
          </w:rPrChange>
        </w:rPr>
      </w:pPr>
      <w:ins w:id="75" w:author="Patton, Ryan" w:date="2019-11-15T10:15:00Z">
        <w:r w:rsidRPr="00151E02">
          <w:rPr>
            <w:rPrChange w:id="76" w:author="Patton, Ryan" w:date="2019-11-15T10:15:00Z">
              <w:rPr>
                <w:i/>
              </w:rPr>
            </w:rPrChange>
          </w:rPr>
          <w:t>NASA</w:t>
        </w:r>
        <w:r w:rsidRPr="00151E02">
          <w:rPr>
            <w:rPrChange w:id="77" w:author="Patton, Ryan" w:date="2019-11-15T10:15:00Z">
              <w:rPr>
                <w:i/>
              </w:rPr>
            </w:rPrChange>
          </w:rPr>
          <w:tab/>
          <w:t xml:space="preserve">= </w:t>
        </w:r>
        <w:r>
          <w:t xml:space="preserve">  </w:t>
        </w:r>
        <w:r w:rsidRPr="00151E02">
          <w:rPr>
            <w:rPrChange w:id="78" w:author="Patton, Ryan" w:date="2019-11-15T10:15:00Z">
              <w:rPr>
                <w:i/>
              </w:rPr>
            </w:rPrChange>
          </w:rPr>
          <w:t>National Aeronautics and Space Administration</w:t>
        </w:r>
      </w:ins>
    </w:p>
    <w:p w:rsidR="003D0DDB" w:rsidRDefault="003D0DDB" w:rsidP="003D0DDB">
      <w:pPr>
        <w:widowControl w:val="0"/>
        <w:tabs>
          <w:tab w:val="left" w:pos="864"/>
          <w:tab w:val="left" w:pos="1152"/>
        </w:tabs>
      </w:pPr>
      <w:ins w:id="79" w:author="Patton, Ryan" w:date="2019-11-14T15:06:00Z">
        <w:r w:rsidRPr="00151E02">
          <w:rPr>
            <w:rPrChange w:id="80" w:author="Patton, Ryan" w:date="2019-11-15T10:15:00Z">
              <w:rPr>
                <w:i/>
              </w:rPr>
            </w:rPrChange>
          </w:rPr>
          <w:t>NEA</w:t>
        </w:r>
      </w:ins>
      <w:del w:id="81" w:author="Patton, Ryan" w:date="2019-11-14T15:06:00Z">
        <w:r w:rsidRPr="00151E02" w:rsidDel="00AA3743">
          <w:rPr>
            <w:rPrChange w:id="82" w:author="Patton, Ryan" w:date="2019-11-15T10:15:00Z">
              <w:rPr>
                <w:i/>
              </w:rPr>
            </w:rPrChange>
          </w:rPr>
          <w:delText>A</w:delText>
        </w:r>
      </w:del>
      <w:r w:rsidRPr="00151E02">
        <w:tab/>
        <w:t>=</w:t>
      </w:r>
      <w:r w:rsidRPr="00151E02">
        <w:tab/>
      </w:r>
      <w:r>
        <w:t>N</w:t>
      </w:r>
      <w:ins w:id="83" w:author="Patton, Ryan" w:date="2019-11-14T15:07:00Z">
        <w:r w:rsidRPr="00151E02">
          <w:t xml:space="preserve">ear-Earth </w:t>
        </w:r>
      </w:ins>
      <w:r>
        <w:t>A</w:t>
      </w:r>
      <w:ins w:id="84" w:author="Patton, Ryan" w:date="2019-11-14T15:07:00Z">
        <w:r w:rsidRPr="00151E02">
          <w:t>steroid</w:t>
        </w:r>
      </w:ins>
    </w:p>
    <w:p w:rsidR="003D0DDB" w:rsidRDefault="003D0DDB" w:rsidP="003D0DDB">
      <w:pPr>
        <w:widowControl w:val="0"/>
        <w:tabs>
          <w:tab w:val="left" w:pos="864"/>
          <w:tab w:val="left" w:pos="1152"/>
        </w:tabs>
      </w:pPr>
      <w:r>
        <w:t>REE</w:t>
      </w:r>
      <w:r>
        <w:tab/>
        <w:t>=   Rare Earth Element</w:t>
      </w:r>
    </w:p>
    <w:p w:rsidR="003D0DDB" w:rsidRDefault="003D0DDB" w:rsidP="003D0DDB">
      <w:pPr>
        <w:widowControl w:val="0"/>
        <w:tabs>
          <w:tab w:val="left" w:pos="864"/>
          <w:tab w:val="left" w:pos="1152"/>
        </w:tabs>
      </w:pPr>
      <w:r>
        <w:t>SCL</w:t>
      </w:r>
      <w:r>
        <w:tab/>
        <w:t>=   Spacecraft Command Language</w:t>
      </w:r>
    </w:p>
    <w:p w:rsidR="003D0DDB" w:rsidRDefault="003D0DDB" w:rsidP="003D0DDB">
      <w:pPr>
        <w:widowControl w:val="0"/>
        <w:tabs>
          <w:tab w:val="left" w:pos="864"/>
          <w:tab w:val="left" w:pos="1152"/>
        </w:tabs>
      </w:pPr>
      <w:r>
        <w:t>SLS</w:t>
      </w:r>
      <w:r>
        <w:tab/>
        <w:t>=   Space Launch System</w:t>
      </w:r>
    </w:p>
    <w:p w:rsidR="003D0DDB" w:rsidRPr="00F565BA" w:rsidRDefault="003D0DDB" w:rsidP="003D0DDB">
      <w:pPr>
        <w:widowControl w:val="0"/>
        <w:tabs>
          <w:tab w:val="left" w:pos="864"/>
          <w:tab w:val="left" w:pos="1152"/>
        </w:tabs>
      </w:pPr>
      <w:r>
        <w:t>3D</w:t>
      </w:r>
      <w:r>
        <w:tab/>
        <w:t>=   Three-Dimensional</w:t>
      </w:r>
      <w:del w:id="85" w:author="Patton, Ryan" w:date="2019-11-14T15:07:00Z">
        <w:r w:rsidRPr="00F565BA" w:rsidDel="00AA3743">
          <w:delText>amplitude of oscillation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86" w:author="Patton, Ryan" w:date="2019-11-14T15:06:00Z"/>
        </w:rPr>
      </w:pPr>
      <w:del w:id="87" w:author="Patton, Ryan" w:date="2019-11-14T15:06:00Z">
        <w:r w:rsidRPr="00F565BA" w:rsidDel="00AA3743">
          <w:rPr>
            <w:i/>
          </w:rPr>
          <w:delText>a</w:delText>
        </w:r>
        <w:r w:rsidRPr="00F565BA" w:rsidDel="00AA3743">
          <w:rPr>
            <w:i/>
          </w:rPr>
          <w:tab/>
        </w:r>
        <w:r w:rsidRPr="00F565BA" w:rsidDel="00AA3743">
          <w:delText>=</w:delText>
        </w:r>
        <w:r w:rsidRPr="00F565BA" w:rsidDel="00AA3743">
          <w:tab/>
          <w:delText>cylinder diameter</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88" w:author="Patton, Ryan" w:date="2019-11-14T15:06:00Z"/>
        </w:rPr>
      </w:pPr>
      <w:del w:id="89" w:author="Patton, Ryan" w:date="2019-11-14T15:06:00Z">
        <w:r w:rsidRPr="00F565BA" w:rsidDel="00AA3743">
          <w:rPr>
            <w:i/>
          </w:rPr>
          <w:delText>C</w:delText>
        </w:r>
        <w:r w:rsidRPr="00F565BA" w:rsidDel="00AA3743">
          <w:rPr>
            <w:i/>
            <w:vertAlign w:val="subscript"/>
          </w:rPr>
          <w:delText>p</w:delText>
        </w:r>
        <w:r w:rsidRPr="00F565BA" w:rsidDel="00AA3743">
          <w:rPr>
            <w:vertAlign w:val="subscript"/>
          </w:rPr>
          <w:tab/>
        </w:r>
        <w:r w:rsidRPr="00F565BA" w:rsidDel="00AA3743">
          <w:delText>=</w:delText>
        </w:r>
        <w:r w:rsidRPr="00F565BA" w:rsidDel="00AA3743">
          <w:tab/>
          <w:delText>pressure coefficient</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0" w:author="Patton, Ryan" w:date="2019-11-14T15:06:00Z"/>
        </w:rPr>
      </w:pPr>
      <w:del w:id="91" w:author="Patton, Ryan" w:date="2019-11-14T15:06:00Z">
        <w:r w:rsidRPr="00F565BA" w:rsidDel="00AA3743">
          <w:rPr>
            <w:i/>
          </w:rPr>
          <w:delText>Cx</w:delText>
        </w:r>
        <w:r w:rsidRPr="00F565BA" w:rsidDel="00AA3743">
          <w:tab/>
          <w:delText>=</w:delText>
        </w:r>
        <w:r w:rsidRPr="00F565BA" w:rsidDel="00AA3743">
          <w:tab/>
          <w:delText xml:space="preserve">force coefficient in the </w:delText>
        </w:r>
        <w:r w:rsidRPr="00F565BA" w:rsidDel="00AA3743">
          <w:rPr>
            <w:i/>
          </w:rPr>
          <w:delText>x</w:delText>
        </w:r>
        <w:r w:rsidRPr="00F565BA" w:rsidDel="00AA3743">
          <w:delText xml:space="preserve"> direction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2" w:author="Patton, Ryan" w:date="2019-11-14T15:06:00Z"/>
        </w:rPr>
      </w:pPr>
      <w:del w:id="93" w:author="Patton, Ryan" w:date="2019-11-14T15:06:00Z">
        <w:r w:rsidRPr="00F565BA" w:rsidDel="00AA3743">
          <w:rPr>
            <w:i/>
          </w:rPr>
          <w:delText>Cy</w:delText>
        </w:r>
        <w:r w:rsidRPr="00F565BA" w:rsidDel="00AA3743">
          <w:tab/>
          <w:delText>=</w:delText>
        </w:r>
        <w:r w:rsidRPr="00F565BA" w:rsidDel="00AA3743">
          <w:tab/>
          <w:delText xml:space="preserve">force coefficient in the </w:delText>
        </w:r>
        <w:r w:rsidRPr="00F565BA" w:rsidDel="00AA3743">
          <w:rPr>
            <w:i/>
          </w:rPr>
          <w:delText>y</w:delText>
        </w:r>
        <w:r w:rsidRPr="00F565BA" w:rsidDel="00AA3743">
          <w:delText xml:space="preserve"> direction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4" w:author="Patton, Ryan" w:date="2019-11-14T15:06:00Z"/>
        </w:rPr>
      </w:pPr>
      <w:del w:id="95" w:author="Patton, Ryan" w:date="2019-11-14T15:06:00Z">
        <w:r w:rsidRPr="00F565BA" w:rsidDel="00AA3743">
          <w:delText>c</w:delText>
        </w:r>
        <w:r w:rsidRPr="00F565BA" w:rsidDel="00AA3743">
          <w:tab/>
          <w:delText>=</w:delText>
        </w:r>
        <w:r w:rsidRPr="00F565BA" w:rsidDel="00AA3743">
          <w:tab/>
          <w:delText>chord</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6" w:author="Patton, Ryan" w:date="2019-11-14T15:06:00Z"/>
        </w:rPr>
      </w:pPr>
      <w:del w:id="97" w:author="Patton, Ryan" w:date="2019-11-14T15:06:00Z">
        <w:r w:rsidRPr="00F565BA" w:rsidDel="00AA3743">
          <w:delText>d</w:delText>
        </w:r>
        <w:r w:rsidRPr="00F565BA" w:rsidDel="00AA3743">
          <w:rPr>
            <w:i/>
          </w:rPr>
          <w:delText>t</w:delText>
        </w:r>
        <w:r w:rsidRPr="00F565BA" w:rsidDel="00AA3743">
          <w:tab/>
          <w:delText>=</w:delText>
        </w:r>
        <w:r w:rsidRPr="00F565BA" w:rsidDel="00AA3743">
          <w:tab/>
          <w:delText>time step</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98" w:author="Patton, Ryan" w:date="2019-11-14T15:06:00Z"/>
        </w:rPr>
      </w:pPr>
      <w:del w:id="99" w:author="Patton, Ryan" w:date="2019-11-14T15:06:00Z">
        <w:r w:rsidRPr="00F565BA" w:rsidDel="00AA3743">
          <w:rPr>
            <w:i/>
          </w:rPr>
          <w:delText>Fx</w:delText>
        </w:r>
        <w:r w:rsidRPr="00F565BA" w:rsidDel="00AA3743">
          <w:tab/>
          <w:delText>=</w:delText>
        </w:r>
        <w:r w:rsidRPr="00F565BA" w:rsidDel="00AA3743">
          <w:tab/>
        </w:r>
        <w:r w:rsidRPr="00F565BA" w:rsidDel="00AA3743">
          <w:rPr>
            <w:i/>
          </w:rPr>
          <w:delText>X</w:delText>
        </w:r>
        <w:r w:rsidRPr="00F565BA" w:rsidDel="00AA3743">
          <w:delText xml:space="preserve"> component of the resultant pressure force acting on the vehicle</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0" w:author="Patton, Ryan" w:date="2019-11-14T15:06:00Z"/>
        </w:rPr>
      </w:pPr>
      <w:del w:id="101" w:author="Patton, Ryan" w:date="2019-11-14T15:06:00Z">
        <w:r w:rsidRPr="00F565BA" w:rsidDel="00AA3743">
          <w:rPr>
            <w:i/>
          </w:rPr>
          <w:delText>Fy</w:delText>
        </w:r>
        <w:r w:rsidRPr="00F565BA" w:rsidDel="00AA3743">
          <w:tab/>
          <w:delText>=</w:delText>
        </w:r>
        <w:r w:rsidRPr="00F565BA" w:rsidDel="00AA3743">
          <w:tab/>
        </w:r>
        <w:r w:rsidRPr="00F565BA" w:rsidDel="00AA3743">
          <w:rPr>
            <w:i/>
          </w:rPr>
          <w:delText>Y</w:delText>
        </w:r>
        <w:r w:rsidRPr="00F565BA" w:rsidDel="00AA3743">
          <w:delText xml:space="preserve"> component of the resultant pressure force acting on the vehicle</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2" w:author="Patton, Ryan" w:date="2019-11-14T15:06:00Z"/>
        </w:rPr>
      </w:pPr>
      <w:del w:id="103" w:author="Patton, Ryan" w:date="2019-11-14T15:06:00Z">
        <w:r w:rsidRPr="00F565BA" w:rsidDel="00AA3743">
          <w:rPr>
            <w:i/>
          </w:rPr>
          <w:delText>f, g</w:delText>
        </w:r>
        <w:r w:rsidRPr="00F565BA" w:rsidDel="00AA3743">
          <w:tab/>
          <w:delText>=</w:delText>
        </w:r>
        <w:r w:rsidRPr="00F565BA" w:rsidDel="00AA3743">
          <w:tab/>
          <w:delText>generic functions</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4" w:author="Patton, Ryan" w:date="2019-11-14T15:06:00Z"/>
        </w:rPr>
      </w:pPr>
      <w:del w:id="105" w:author="Patton, Ryan" w:date="2019-11-14T15:06:00Z">
        <w:r w:rsidRPr="00F565BA" w:rsidDel="00AA3743">
          <w:rPr>
            <w:i/>
          </w:rPr>
          <w:delText>h</w:delText>
        </w:r>
        <w:r w:rsidRPr="00F565BA" w:rsidDel="00AA3743">
          <w:tab/>
          <w:delText>=</w:delText>
        </w:r>
        <w:r w:rsidRPr="00F565BA" w:rsidDel="00AA3743">
          <w:tab/>
          <w:delText>height</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6" w:author="Patton, Ryan" w:date="2019-11-14T15:06:00Z"/>
        </w:rPr>
      </w:pPr>
      <w:del w:id="107" w:author="Patton, Ryan" w:date="2019-11-14T15:06:00Z">
        <w:r w:rsidRPr="00F565BA" w:rsidDel="00AA3743">
          <w:rPr>
            <w:i/>
          </w:rPr>
          <w:delText>i</w:delText>
        </w:r>
        <w:r w:rsidRPr="00F565BA" w:rsidDel="00AA3743">
          <w:tab/>
          <w:delText>=</w:delText>
        </w:r>
        <w:r w:rsidRPr="00F565BA" w:rsidDel="00AA3743">
          <w:tab/>
          <w:delText>time index during navigation</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08" w:author="Patton, Ryan" w:date="2019-11-14T15:06:00Z"/>
        </w:rPr>
      </w:pPr>
      <w:del w:id="109" w:author="Patton, Ryan" w:date="2019-11-14T15:06:00Z">
        <w:r w:rsidRPr="00F565BA" w:rsidDel="00AA3743">
          <w:rPr>
            <w:i/>
          </w:rPr>
          <w:delText>j</w:delText>
        </w:r>
        <w:r w:rsidRPr="00F565BA" w:rsidDel="00AA3743">
          <w:tab/>
          <w:delText>=</w:delText>
        </w:r>
        <w:r w:rsidRPr="00F565BA" w:rsidDel="00AA3743">
          <w:tab/>
          <w:delText>waypoint index</w:delText>
        </w:r>
      </w:del>
    </w:p>
    <w:p w:rsidR="003D0DDB" w:rsidRPr="00F565BA" w:rsidDel="00AA3743" w:rsidRDefault="003D0DDB" w:rsidP="003D0DDB">
      <w:pPr>
        <w:widowControl w:val="0"/>
        <w:numPr>
          <w:ilvl w:val="0"/>
          <w:numId w:val="1"/>
        </w:numPr>
        <w:tabs>
          <w:tab w:val="clear" w:pos="360"/>
          <w:tab w:val="num" w:pos="180"/>
          <w:tab w:val="left" w:pos="864"/>
          <w:tab w:val="left" w:pos="1152"/>
        </w:tabs>
        <w:ind w:left="180" w:hanging="180"/>
        <w:rPr>
          <w:del w:id="110" w:author="Patton, Ryan" w:date="2019-11-14T15:06:00Z"/>
        </w:rPr>
      </w:pPr>
      <w:del w:id="111" w:author="Patton, Ryan" w:date="2019-11-14T15:06:00Z">
        <w:r w:rsidRPr="00F565BA" w:rsidDel="00AA3743">
          <w:rPr>
            <w:i/>
          </w:rPr>
          <w:delText>K</w:delText>
        </w:r>
        <w:r w:rsidRPr="00F565BA" w:rsidDel="00AA3743">
          <w:tab/>
          <w:delText>=</w:delText>
        </w:r>
        <w:r w:rsidRPr="00F565BA" w:rsidDel="00AA3743">
          <w:tab/>
          <w:delText>trailing-edge (TE) nondimensional angular deflection rate</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Introduction</w:t>
      </w:r>
    </w:p>
    <w:p w:rsidR="003D0DDB" w:rsidRPr="00F565BA" w:rsidDel="00673D10" w:rsidRDefault="003D0DDB" w:rsidP="003D0DDB">
      <w:pPr>
        <w:tabs>
          <w:tab w:val="left" w:pos="288"/>
        </w:tabs>
        <w:ind w:left="180"/>
        <w:rPr>
          <w:del w:id="112" w:author="Patton, Ryan" w:date="2019-11-14T15:18:00Z"/>
        </w:rPr>
      </w:pPr>
      <w:r>
        <w:tab/>
        <w:t xml:space="preserve">A developed </w:t>
      </w:r>
      <w:ins w:id="113" w:author="Patton, Ryan" w:date="2019-11-15T10:00:00Z">
        <w:r>
          <w:t xml:space="preserve">model for a </w:t>
        </w:r>
      </w:ins>
      <w:ins w:id="114" w:author="Patton, Ryan" w:date="2019-11-15T10:01:00Z">
        <w:r>
          <w:t>NEA capturing system</w:t>
        </w:r>
      </w:ins>
      <w:r>
        <w:t xml:space="preserve"> can be analyzed throughout this paper</w:t>
      </w:r>
      <w:ins w:id="115" w:author="Patton, Ryan" w:date="2019-11-15T10:01:00Z">
        <w:r>
          <w:t xml:space="preserve">. The system’s main functionality is to stabilize a NEA to support its </w:t>
        </w:r>
      </w:ins>
      <w:ins w:id="116" w:author="Patton, Ryan" w:date="2019-11-15T10:02:00Z">
        <w:r>
          <w:t xml:space="preserve">mining. The proposed system exhibits </w:t>
        </w:r>
      </w:ins>
      <w:ins w:id="117" w:author="Patton, Ryan" w:date="2019-11-15T10:03:00Z">
        <w:r>
          <w:t xml:space="preserve">economic and technical </w:t>
        </w:r>
      </w:ins>
      <w:ins w:id="118" w:author="Patton, Ryan" w:date="2019-11-15T10:02:00Z">
        <w:r>
          <w:t xml:space="preserve">qualities </w:t>
        </w:r>
      </w:ins>
      <w:ins w:id="119" w:author="Patton, Ryan" w:date="2019-11-15T10:03:00Z">
        <w:r>
          <w:t xml:space="preserve">paving the way in asteroid mining for future innovation. </w:t>
        </w:r>
      </w:ins>
      <w:ins w:id="120" w:author="Patton, Ryan" w:date="2019-11-15T10:05:00Z">
        <w:r>
          <w:t>The means to capture, stabilize, and mine massive asteroids is still in early development and difficult to q</w:t>
        </w:r>
      </w:ins>
      <w:ins w:id="121" w:author="Patton, Ryan" w:date="2019-11-15T10:06:00Z">
        <w:r>
          <w:t>uantify its potential payoff. Asteroids</w:t>
        </w:r>
      </w:ins>
      <w:ins w:id="122" w:author="Patton, Ryan" w:date="2019-11-15T10:07:00Z">
        <w:r>
          <w:t xml:space="preserve">’ value in commercial manufacturing and </w:t>
        </w:r>
      </w:ins>
      <w:ins w:id="123" w:author="Patton, Ryan" w:date="2019-11-15T10:19:00Z">
        <w:r>
          <w:t xml:space="preserve">as fuel in </w:t>
        </w:r>
      </w:ins>
      <w:ins w:id="124" w:author="Patton, Ryan" w:date="2019-11-15T10:08:00Z">
        <w:r>
          <w:t xml:space="preserve">more feasible space missions </w:t>
        </w:r>
      </w:ins>
      <w:ins w:id="125" w:author="Patton, Ryan" w:date="2019-11-15T10:09:00Z">
        <w:r>
          <w:t xml:space="preserve">drive </w:t>
        </w:r>
      </w:ins>
      <w:ins w:id="126" w:author="Patton, Ryan" w:date="2019-11-15T10:10:00Z">
        <w:r>
          <w:t>the technical development of asteroid mining in recent years as a future alternative to limited resources in different environments. Most m</w:t>
        </w:r>
      </w:ins>
      <w:ins w:id="127" w:author="Patton, Ryan" w:date="2019-11-15T10:12:00Z">
        <w:r>
          <w:t>odern research and development on the topic delves into planetary d</w:t>
        </w:r>
      </w:ins>
      <w:ins w:id="128" w:author="Patton, Ryan" w:date="2019-11-15T10:13:00Z">
        <w:r>
          <w:t>efense against asteroids</w:t>
        </w:r>
      </w:ins>
      <w:ins w:id="129" w:author="Patton, Ryan" w:date="2019-11-15T10:14:00Z">
        <w:r>
          <w:t xml:space="preserve"> using lasers</w:t>
        </w:r>
      </w:ins>
      <w:ins w:id="130" w:author="Patton, Ryan" w:date="2019-11-15T10:13:00Z">
        <w:r>
          <w:t xml:space="preserve"> or mining</w:t>
        </w:r>
      </w:ins>
      <w:ins w:id="131" w:author="Patton, Ryan" w:date="2019-11-15T10:16:00Z">
        <w:r>
          <w:t xml:space="preserve"> regolith</w:t>
        </w:r>
      </w:ins>
      <w:ins w:id="132" w:author="Patton, Ryan" w:date="2019-11-15T10:13:00Z">
        <w:r>
          <w:t xml:space="preserve"> as it would apply to Na</w:t>
        </w:r>
      </w:ins>
      <w:ins w:id="133" w:author="Patton, Ryan" w:date="2019-11-15T10:14:00Z">
        <w:r>
          <w:t xml:space="preserve">tional Aeronautics and Space Administration’s (NASA’s) ambitious goal of exploring Mars and supporting long-term inhabitance of Mars. </w:t>
        </w:r>
      </w:ins>
      <w:ins w:id="134" w:author="Patton, Ryan" w:date="2019-11-15T10:17:00Z">
        <w:r>
          <w:t xml:space="preserve">The paper showcases the proposed system’s attributes to capture NEAs </w:t>
        </w:r>
        <w:r>
          <w:lastRenderedPageBreak/>
          <w:t xml:space="preserve">and the means by which it would integrate into various </w:t>
        </w:r>
      </w:ins>
      <w:r>
        <w:t>spacecraft’s</w:t>
      </w:r>
      <w:ins w:id="135" w:author="Patton, Ryan" w:date="2019-11-15T10:17:00Z">
        <w:r>
          <w:t xml:space="preserve"> and space missions alike, </w:t>
        </w:r>
      </w:ins>
      <w:ins w:id="136" w:author="Patton, Ryan" w:date="2019-11-15T10:18:00Z">
        <w:r>
          <w:t xml:space="preserve">showing its architecture and assessment to validate </w:t>
        </w:r>
      </w:ins>
      <w:ins w:id="137" w:author="Patton, Ryan" w:date="2019-11-15T10:19:00Z">
        <w:r>
          <w:t>the feasibility of its application.</w:t>
        </w:r>
      </w:ins>
      <w:del w:id="138" w:author="Patton, Ryan" w:date="2019-11-14T15:18:00Z">
        <w:r w:rsidDel="00673D10">
          <w:delText>This</w:delText>
        </w:r>
        <w:r w:rsidRPr="00F565BA" w:rsidDel="00673D10">
          <w:delText xml:space="preserve"> document is a template for Microsoft Word 2001 or later. If you are reading a hard-copy or .pdf version of this document, download the </w:delText>
        </w:r>
        <w:r w:rsidDel="00673D10">
          <w:delText xml:space="preserve"> AIAA Meeting Papers Template from the Meeting Paper Author page at </w:delText>
        </w:r>
        <w:r w:rsidDel="00673D10">
          <w:rPr>
            <w:rStyle w:val="Hyperlink"/>
          </w:rPr>
          <w:fldChar w:fldCharType="begin"/>
        </w:r>
        <w:r w:rsidDel="00673D10">
          <w:rPr>
            <w:rStyle w:val="Hyperlink"/>
          </w:rPr>
          <w:delInstrText xml:space="preserve"> HYPERLINK "http://www.aiaa.org" </w:delInstrText>
        </w:r>
        <w:r w:rsidDel="00673D10">
          <w:rPr>
            <w:rStyle w:val="Hyperlink"/>
          </w:rPr>
          <w:fldChar w:fldCharType="separate"/>
        </w:r>
        <w:r w:rsidRPr="00B76995" w:rsidDel="00673D10">
          <w:rPr>
            <w:rStyle w:val="Hyperlink"/>
          </w:rPr>
          <w:delText>www.aiaa.org</w:delText>
        </w:r>
        <w:r w:rsidDel="00673D10">
          <w:rPr>
            <w:rStyle w:val="Hyperlink"/>
          </w:rPr>
          <w:fldChar w:fldCharType="end"/>
        </w:r>
        <w:r w:rsidDel="00673D10">
          <w:delText xml:space="preserve"> or from the Technical Presenter Resources page for the appropriate AIAA forum, </w:delText>
        </w:r>
        <w:r w:rsidRPr="00C86782" w:rsidDel="00673D10">
          <w:delText>a</w:delText>
        </w:r>
        <w:r w:rsidRPr="00F565BA" w:rsidDel="00673D10">
          <w:delText>nd use it to prepare your manuscript.</w:delText>
        </w:r>
      </w:del>
    </w:p>
    <w:p w:rsidR="003D0DDB" w:rsidRPr="00F565BA" w:rsidRDefault="003D0DDB">
      <w:pPr>
        <w:tabs>
          <w:tab w:val="left" w:pos="288"/>
        </w:tabs>
        <w:ind w:left="180"/>
        <w:pPrChange w:id="139" w:author="Patton, Ryan" w:date="2019-11-14T15:18:00Z">
          <w:pPr>
            <w:tabs>
              <w:tab w:val="left" w:pos="288"/>
            </w:tabs>
            <w:ind w:firstLine="288"/>
          </w:pPr>
        </w:pPrChange>
      </w:pPr>
      <w:del w:id="140" w:author="Patton, Ryan" w:date="2019-11-14T15:18:00Z">
        <w:r w:rsidRPr="00F565BA" w:rsidDel="00673D10">
          <w:delText xml:space="preserve">Authors using Microsoft Word will first need to save the AIAA </w:delText>
        </w:r>
        <w:r w:rsidDel="00673D10">
          <w:delText xml:space="preserve">Meeting </w:delText>
        </w:r>
        <w:r w:rsidRPr="00F565BA" w:rsidDel="00673D10">
          <w:delText>PapersTemplate.dotx file in the “Templates” directory of their hard drive. To do s</w:delText>
        </w:r>
        <w:r w:rsidRPr="00FB5646" w:rsidDel="00673D10">
          <w:delText xml:space="preserve">o, simply open the AIAA </w:delText>
        </w:r>
        <w:r w:rsidDel="00673D10">
          <w:delText xml:space="preserve">Meeting </w:delText>
        </w:r>
        <w:r w:rsidRPr="00FB5646" w:rsidDel="00673D10">
          <w:delText>Papers</w:delText>
        </w:r>
        <w:r w:rsidDel="00673D10">
          <w:delText xml:space="preserve"> </w:delText>
        </w:r>
        <w:r w:rsidRPr="00FB5646" w:rsidDel="00673D10">
          <w:delText>Template.dotx</w:delText>
        </w:r>
        <w:r w:rsidRPr="00F565BA" w:rsidDel="00673D10">
          <w:delText xml:space="preserve"> file and then click “File&gt;Save As:” to save the template. [Note: Windows users will need to indicate “Save as Type&gt;Document Template (*.dot)” when asked in the dialogue box; Mac users should save the file in the “My Templates” directory.] To create a new document using this template, use the command “File&gt;New&gt;From Template” (Windows) or “File&gt;Project Gallery&gt;My Templates” (Mac). To create your formatted manuscript, type your own text over sections of the Template, or cut and paste from another document and then use the available markup styles. Note that special formatting such as subscripts, superscripts, and italics may be lost when you copy your te</w:delText>
        </w:r>
        <w:r w:rsidDel="00673D10">
          <w:delText xml:space="preserve">xt into the template. See Section </w:delText>
        </w:r>
        <w:r w:rsidRPr="00F565BA" w:rsidDel="00673D10">
          <w:delText>V for more detailed formatting guidelines.</w:delText>
        </w:r>
      </w:del>
    </w:p>
    <w:p w:rsidR="003D0DDB" w:rsidRDefault="003D0DDB" w:rsidP="003D0DDB">
      <w:pPr>
        <w:keepNext/>
        <w:spacing w:before="240" w:after="60"/>
        <w:ind w:firstLine="180"/>
        <w:outlineLvl w:val="0"/>
        <w:rPr>
          <w:kern w:val="32"/>
        </w:rPr>
      </w:pPr>
      <w:r>
        <w:rPr>
          <w:kern w:val="32"/>
        </w:rPr>
        <w:t xml:space="preserve">The presented NEA capturing system includes not only its functionality for capturing the asteroid but the supporting interfaces for coordinating its movements. The scope of the system provides enough breadth to support logistics immediately before and after entering the vicinity of an asteroid to lend credence to its practicality and realism. The critical subcomponents consist of the capturing system’s netting, anchor captors, locking mechanics, autonomy, and supporting interfaces. The system derives its value from these subcomponents’ design as they determine the majority of the system’s testability and growth for future innovation. Decision matrices seen in the figures below each subsection showcase the logic behind each subsystem’s design, hoping to shed light on the demand for further analysis in the field of asteroid mining. </w:t>
      </w:r>
    </w:p>
    <w:p w:rsidR="003D0DDB" w:rsidRDefault="003D0DDB" w:rsidP="003D0DDB">
      <w:pPr>
        <w:numPr>
          <w:ilvl w:val="0"/>
          <w:numId w:val="2"/>
        </w:numPr>
        <w:tabs>
          <w:tab w:val="left" w:pos="288"/>
        </w:tabs>
        <w:spacing w:before="240"/>
        <w:outlineLvl w:val="1"/>
        <w:rPr>
          <w:ins w:id="141" w:author="Patton, Ryan" w:date="2019-11-18T15:46:00Z"/>
          <w:b/>
        </w:rPr>
      </w:pPr>
      <w:r>
        <w:rPr>
          <w:b/>
        </w:rPr>
        <w:t>Fundamental System Design</w:t>
      </w:r>
    </w:p>
    <w:p w:rsidR="003D0DDB" w:rsidRDefault="003D0DDB">
      <w:pPr>
        <w:tabs>
          <w:tab w:val="left" w:pos="288"/>
        </w:tabs>
        <w:spacing w:before="240"/>
        <w:outlineLvl w:val="1"/>
        <w:pPrChange w:id="142" w:author="Patton, Ryan" w:date="2019-11-18T15:46:00Z">
          <w:pPr>
            <w:numPr>
              <w:numId w:val="3"/>
            </w:numPr>
            <w:tabs>
              <w:tab w:val="left" w:pos="288"/>
              <w:tab w:val="num" w:pos="720"/>
            </w:tabs>
            <w:spacing w:before="240"/>
            <w:ind w:left="720" w:hanging="432"/>
            <w:outlineLvl w:val="1"/>
          </w:pPr>
        </w:pPrChange>
      </w:pPr>
      <w:r>
        <w:tab/>
        <w:t xml:space="preserve">The main subcomponents of the NEA capturing system include the netting, the metal anchor captors with extending/retracting capabilities, the locking mechanics, the autonomous communications, the hardware/software interfaces, and the spacecraft integration. Figure 1 seen below shows a conceptual functional design to exemplify what the system looks like when fully extended. The net-releasing subsystem communicates with the sensors to automatically release when the asteroid reaches a certain trajectory and distance away, immediately followed by the metal anchor captors to absorb the high-velocity impact. The functionality of each subcomponent contributes to an overall system supporting resource extraction. </w:t>
      </w:r>
    </w:p>
    <w:p w:rsidR="003D0DDB" w:rsidRDefault="003D0DDB" w:rsidP="003D0DDB">
      <w:pPr>
        <w:tabs>
          <w:tab w:val="left" w:pos="288"/>
        </w:tabs>
        <w:spacing w:before="240"/>
        <w:jc w:val="center"/>
        <w:outlineLvl w:val="1"/>
        <w:rPr>
          <w:b/>
        </w:rPr>
      </w:pPr>
      <w:r>
        <w:rPr>
          <w:b/>
          <w:noProof/>
        </w:rPr>
        <w:drawing>
          <wp:inline distT="0" distB="0" distL="0" distR="0" wp14:anchorId="1CD2BD3D" wp14:editId="5BB27CE3">
            <wp:extent cx="4099560" cy="2290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Examp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9372" cy="2296156"/>
                    </a:xfrm>
                    <a:prstGeom prst="rect">
                      <a:avLst/>
                    </a:prstGeom>
                  </pic:spPr>
                </pic:pic>
              </a:graphicData>
            </a:graphic>
          </wp:inline>
        </w:drawing>
      </w:r>
    </w:p>
    <w:p w:rsidR="003D0DDB" w:rsidRPr="00055B79" w:rsidRDefault="003D0DDB" w:rsidP="003D0DDB">
      <w:pPr>
        <w:tabs>
          <w:tab w:val="left" w:pos="288"/>
        </w:tabs>
        <w:spacing w:before="240"/>
        <w:contextualSpacing/>
        <w:jc w:val="center"/>
        <w:outlineLvl w:val="1"/>
        <w:rPr>
          <w:b/>
        </w:rPr>
      </w:pPr>
      <w:r>
        <w:rPr>
          <w:b/>
        </w:rPr>
        <w:t>Figure 1. Concept System Design</w:t>
      </w:r>
      <w:del w:id="143" w:author="Patton, Ryan" w:date="2019-11-14T15:15:00Z">
        <w:r w:rsidRPr="00F565BA" w:rsidDel="00673D10">
          <w:rPr>
            <w:b/>
          </w:rPr>
          <w:delText>Publication by AIAA</w:delText>
        </w:r>
      </w:del>
    </w:p>
    <w:p w:rsidR="003D0DDB" w:rsidRDefault="003D0DDB" w:rsidP="003D0DDB">
      <w:pPr>
        <w:tabs>
          <w:tab w:val="left" w:pos="288"/>
        </w:tabs>
      </w:pPr>
    </w:p>
    <w:p w:rsidR="003D0DDB" w:rsidRDefault="003D0DDB" w:rsidP="003D0DDB">
      <w:pPr>
        <w:tabs>
          <w:tab w:val="left" w:pos="288"/>
        </w:tabs>
      </w:pPr>
      <w:r>
        <w:tab/>
        <w:t>Although mining Rare Earth Elements (REEs) and other resources provided by asteroids may not prove worthwhile at the moment, the economic predictions mostly assume a linear timeline for developing asteroid mining technologies, ignoring the exponential growth occurring all across the commercial space industry. Right now, resources are limited to scientific samples, regolith as radiation shielding and Three-Dimensional (3D) printing, 3D printing metal elements, and water as fuel and life support. Bigger and better telescopes are produced yearly and placed in strategic locations for discovering the full potential of asteroids. The growth of commercial space startups indicates the piqued interest in cashing in on the new space race before commercial cash flows are established. The conceptual freedom and funding in asteroid mining while best practices need further research and development supports the creation of the following system and encourages further study in the mechanics of the system’s interactions in the space environment.</w:t>
      </w:r>
    </w:p>
    <w:p w:rsidR="003D0DDB" w:rsidRPr="00F565BA" w:rsidDel="00673D10" w:rsidRDefault="003D0DDB">
      <w:pPr>
        <w:tabs>
          <w:tab w:val="left" w:pos="288"/>
        </w:tabs>
        <w:ind w:firstLine="288"/>
        <w:rPr>
          <w:del w:id="144" w:author="Patton, Ryan" w:date="2019-11-14T15:16:00Z"/>
        </w:rPr>
        <w:pPrChange w:id="145" w:author="Patton, Ryan" w:date="2019-11-14T15:16:00Z">
          <w:pPr>
            <w:numPr>
              <w:numId w:val="4"/>
            </w:numPr>
            <w:tabs>
              <w:tab w:val="left" w:pos="288"/>
              <w:tab w:val="num" w:pos="360"/>
              <w:tab w:val="num" w:pos="720"/>
            </w:tabs>
            <w:ind w:left="720" w:hanging="720"/>
          </w:pPr>
        </w:pPrChange>
      </w:pPr>
      <w:r>
        <w:tab/>
        <w:t xml:space="preserve">The purpose of the netting and anchor subsystems working together was to approach one of the major problems facing asteroid mining, the most efficient way to transport an asteroid. After deciding on a solution for capturing the asteroid, the studies on how the locking mechanisms would work after capturing the asteroid followed suit. In conjunction with all three critical subsystems, the means to support capturing and locking the asteroid garnered significant attention. A system intended for the future needed to reflect its future endeavors so the system was decided to be completely autonomous to eliminate operator error and resources needed in space for humans. The intent of the system is to delegate the human role(s) needed for asteroid mining to interface operations from Earth or established </w:t>
      </w:r>
      <w:r>
        <w:lastRenderedPageBreak/>
        <w:t>bases in space to mitigate financial risk. To reduce the complexity of the system and increase its appeal to corporations across the commercial space industry, the system’s design supports integration onto various spacecrafts with a universal design. A brief conceptual mission overview describes a typical mission the system is intended for to reduce ambiguity. Lastly, the performance specifications and overview of system limitations/benefits validate the system’s design. Stepping into each crucial design decision shows the criteria used for effective evaluation and the why’s for credibility assurance.</w:t>
      </w:r>
      <w:del w:id="146" w:author="Patton, Ryan" w:date="2019-11-14T15:16:00Z">
        <w:r w:rsidRPr="00F565BA" w:rsidDel="00673D10">
          <w:delText>It has been published previously or</w:delText>
        </w:r>
      </w:del>
    </w:p>
    <w:p w:rsidR="003D0DDB" w:rsidRPr="00F565BA" w:rsidDel="00673D10" w:rsidRDefault="003D0DDB">
      <w:pPr>
        <w:tabs>
          <w:tab w:val="left" w:pos="288"/>
        </w:tabs>
        <w:ind w:firstLine="288"/>
        <w:rPr>
          <w:del w:id="147" w:author="Patton, Ryan" w:date="2019-11-14T15:16:00Z"/>
        </w:rPr>
        <w:pPrChange w:id="148" w:author="Patton, Ryan" w:date="2019-11-14T15:16:00Z">
          <w:pPr>
            <w:numPr>
              <w:numId w:val="4"/>
            </w:numPr>
            <w:tabs>
              <w:tab w:val="num" w:pos="360"/>
              <w:tab w:val="num" w:pos="720"/>
            </w:tabs>
            <w:ind w:left="720" w:hanging="720"/>
          </w:pPr>
        </w:pPrChange>
      </w:pPr>
      <w:del w:id="149" w:author="Patton, Ryan" w:date="2019-11-14T15:16:00Z">
        <w:r w:rsidRPr="00F565BA" w:rsidDel="00673D10">
          <w:delText>The work contains copyright-infringing material or</w:delText>
        </w:r>
      </w:del>
    </w:p>
    <w:p w:rsidR="003D0DDB" w:rsidRPr="00F565BA" w:rsidDel="00673D10" w:rsidRDefault="003D0DDB" w:rsidP="003D0DDB">
      <w:pPr>
        <w:tabs>
          <w:tab w:val="left" w:pos="288"/>
        </w:tabs>
        <w:ind w:firstLine="288"/>
        <w:rPr>
          <w:del w:id="150" w:author="Patton, Ryan" w:date="2019-11-14T15:16:00Z"/>
        </w:rPr>
      </w:pPr>
      <w:del w:id="151" w:author="Patton, Ryan" w:date="2019-11-14T15:16:00Z">
        <w:r w:rsidRPr="00F565BA" w:rsidDel="00673D10">
          <w:delText>An appropriate copyright statement has not yet been selectedIt is the responsibility of the author to obtain any required government or company reviews for their papers in advance of publication. Start early to determine if the reviews are required; this process can take several weeks.</w:delText>
        </w:r>
      </w:del>
    </w:p>
    <w:p w:rsidR="003D0DDB" w:rsidRPr="00F565BA" w:rsidDel="00673D10" w:rsidRDefault="003D0DDB" w:rsidP="003D0DDB">
      <w:pPr>
        <w:tabs>
          <w:tab w:val="left" w:pos="288"/>
        </w:tabs>
        <w:rPr>
          <w:del w:id="152" w:author="Patton, Ryan" w:date="2019-11-14T15:16:00Z"/>
        </w:rPr>
      </w:pPr>
      <w:del w:id="153" w:author="Patton, Ryan" w:date="2019-11-14T15:16:00Z">
        <w:r w:rsidRPr="00F565BA" w:rsidDel="00673D10">
          <w:delText>If you plan to attend an AIAA Forum,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delText>
        </w:r>
      </w:del>
    </w:p>
    <w:p w:rsidR="003D0DDB" w:rsidRPr="00F565BA" w:rsidRDefault="003D0DDB" w:rsidP="003D0DDB">
      <w:pPr>
        <w:tabs>
          <w:tab w:val="left" w:pos="288"/>
        </w:tabs>
      </w:pPr>
      <w:del w:id="154" w:author="Patton, Ryan" w:date="2019-11-14T15:16:00Z">
        <w:r w:rsidRPr="00F565BA" w:rsidDel="00673D10">
          <w:delText>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w:delText>
        </w:r>
        <w:r w:rsidDel="00673D10">
          <w:delText xml:space="preserve"> by completing the Visa Invitation Letter Request Form</w:delText>
        </w:r>
        <w:r w:rsidRPr="00F565BA" w:rsidDel="00673D10">
          <w:delText xml:space="preserve"> at </w:delText>
        </w:r>
        <w:r w:rsidDel="00673D10">
          <w:rPr>
            <w:u w:val="single"/>
          </w:rPr>
          <w:fldChar w:fldCharType="begin"/>
        </w:r>
        <w:r w:rsidDel="00673D10">
          <w:rPr>
            <w:u w:val="single"/>
          </w:rPr>
          <w:delInstrText xml:space="preserve"> HYPERLINK "https://www.aiaa.org/Secondary.aspx?id=6258%20%20" </w:delInstrText>
        </w:r>
        <w:r w:rsidDel="00673D10">
          <w:rPr>
            <w:u w:val="single"/>
          </w:rPr>
          <w:fldChar w:fldCharType="separate"/>
        </w:r>
        <w:r w:rsidRPr="00F565BA" w:rsidDel="00673D10">
          <w:rPr>
            <w:u w:val="single"/>
          </w:rPr>
          <w:delText>https://www.aiaa.org/Secondary.aspx?id=6258</w:delText>
        </w:r>
        <w:r w:rsidRPr="00F565BA" w:rsidDel="00673D10">
          <w:rPr>
            <w:rFonts w:ascii="Calibri" w:hAnsi="Calibri" w:cs="Calibri"/>
            <w:u w:val="single"/>
          </w:rPr>
          <w:delText xml:space="preserve"> </w:delText>
        </w:r>
        <w:r w:rsidDel="00673D10">
          <w:rPr>
            <w:rFonts w:ascii="Calibri" w:hAnsi="Calibri" w:cs="Calibri"/>
            <w:u w:val="single"/>
          </w:rPr>
          <w:fldChar w:fldCharType="end"/>
        </w:r>
        <w:r w:rsidRPr="00F565BA" w:rsidDel="00673D10">
          <w:delText xml:space="preserve"> or you may contact</w:delText>
        </w:r>
        <w:r w:rsidDel="00673D10">
          <w:delText xml:space="preserve"> the</w:delText>
        </w:r>
        <w:r w:rsidRPr="00F565BA" w:rsidDel="00673D10">
          <w:delText xml:space="preserve"> </w:delText>
        </w:r>
        <w:r w:rsidDel="00673D10">
          <w:delText xml:space="preserve">Event Registrar at </w:delText>
        </w:r>
        <w:r w:rsidDel="00673D10">
          <w:rPr>
            <w:rStyle w:val="Hyperlink"/>
          </w:rPr>
          <w:fldChar w:fldCharType="begin"/>
        </w:r>
        <w:r w:rsidDel="00673D10">
          <w:rPr>
            <w:rStyle w:val="Hyperlink"/>
          </w:rPr>
          <w:delInstrText xml:space="preserve"> HYPERLINK "mailto:invitation@aiaa.org" </w:delInstrText>
        </w:r>
        <w:r w:rsidDel="00673D10">
          <w:rPr>
            <w:rStyle w:val="Hyperlink"/>
          </w:rPr>
          <w:fldChar w:fldCharType="separate"/>
        </w:r>
        <w:r w:rsidRPr="00B76995" w:rsidDel="00673D10">
          <w:rPr>
            <w:rStyle w:val="Hyperlink"/>
          </w:rPr>
          <w:delText>invitation@aiaa.org</w:delText>
        </w:r>
        <w:r w:rsidDel="00673D10">
          <w:rPr>
            <w:rStyle w:val="Hyperlink"/>
          </w:rPr>
          <w:fldChar w:fldCharType="end"/>
        </w:r>
        <w:r w:rsidDel="00673D10">
          <w:delText xml:space="preserve"> </w:delText>
        </w:r>
        <w:r w:rsidDel="00673D10">
          <w:rPr>
            <w:rStyle w:val="Hyperlink"/>
          </w:rPr>
          <w:fldChar w:fldCharType="begin"/>
        </w:r>
        <w:r w:rsidDel="00673D10">
          <w:rPr>
            <w:rStyle w:val="Hyperlink"/>
          </w:rPr>
          <w:delInstrText xml:space="preserve"> HYPERLINK "mailto:the" </w:delInstrText>
        </w:r>
        <w:r w:rsidDel="00673D10">
          <w:rPr>
            <w:rStyle w:val="Hyperlink"/>
          </w:rPr>
          <w:fldChar w:fldCharType="separate"/>
        </w:r>
        <w:r w:rsidRPr="00B76995" w:rsidDel="00673D10">
          <w:rPr>
            <w:rStyle w:val="Hyperlink"/>
          </w:rPr>
          <w:delText>the</w:delText>
        </w:r>
        <w:r w:rsidDel="00673D10">
          <w:rPr>
            <w:rStyle w:val="Hyperlink"/>
          </w:rPr>
          <w:fldChar w:fldCharType="end"/>
        </w:r>
        <w:r w:rsidDel="00673D10">
          <w:delText xml:space="preserve"> </w:delText>
        </w:r>
        <w:r w:rsidRPr="00F565BA" w:rsidDel="00673D10">
          <w:delText xml:space="preserve"> for more information.</w:delText>
        </w:r>
      </w:del>
    </w:p>
    <w:p w:rsidR="003D0DDB" w:rsidRDefault="003D0DDB" w:rsidP="003D0DDB">
      <w:pPr>
        <w:numPr>
          <w:ilvl w:val="0"/>
          <w:numId w:val="2"/>
        </w:numPr>
        <w:tabs>
          <w:tab w:val="left" w:pos="288"/>
        </w:tabs>
        <w:spacing w:before="240"/>
        <w:outlineLvl w:val="1"/>
        <w:rPr>
          <w:b/>
        </w:rPr>
      </w:pPr>
      <w:r>
        <w:rPr>
          <w:b/>
        </w:rPr>
        <w:t>Netting Trade Study</w:t>
      </w:r>
    </w:p>
    <w:p w:rsidR="003D0DDB" w:rsidRDefault="003D0DDB" w:rsidP="003D0DDB">
      <w:pPr>
        <w:tabs>
          <w:tab w:val="left" w:pos="288"/>
        </w:tabs>
        <w:spacing w:before="240"/>
        <w:contextualSpacing/>
        <w:outlineLvl w:val="1"/>
      </w:pPr>
      <w:r>
        <w:tab/>
        <w:t>The netting needed for an asteroid mission needs to be extremely durable, stretchable, and flexible. The netting encapsulates the asteroid until the reinforced metal anchors can slow down the asteroid to a manageable speed. Tears in the netting are unacceptable for a consistently reliable system. The main deciding factor for picking the netting material is its durability because an asteroid traveling at high speeds could easily tear the netting’s fabric and escape the capturing system. Although cost was considered, the cost to produce a large surface area of netting upped the costs of the system more than the specific material options. Achieving reusable netting more than makes up for the associate costs.</w:t>
      </w:r>
    </w:p>
    <w:p w:rsidR="003D0DDB" w:rsidRDefault="003D0DDB" w:rsidP="003D0DDB">
      <w:pPr>
        <w:tabs>
          <w:tab w:val="left" w:pos="288"/>
        </w:tabs>
        <w:spacing w:before="240"/>
        <w:contextualSpacing/>
        <w:outlineLvl w:val="1"/>
      </w:pPr>
      <w:r>
        <w:tab/>
        <w:t>Efforts are already under way to capture large objects in space with reusable netting. One such initiative is cleaning up space debris traveling at speeds up to 17,000 miles per hour by releasing a large surrounding net from a satellite. The RemoveDebris netting successfully slowed down objects in space enough so they would fall to Earth and is currently experimenting with a thin drag sail to actually drag the objects to a desired location. By taking advantage of electromagnetic forces near Earth, and in the future throughout deeper reaches of space, the objects slow considerably to propel them in the desired direction.</w:t>
      </w:r>
    </w:p>
    <w:p w:rsidR="003D0DDB" w:rsidRDefault="003D0DDB" w:rsidP="003D0DDB">
      <w:pPr>
        <w:tabs>
          <w:tab w:val="left" w:pos="288"/>
        </w:tabs>
        <w:spacing w:before="240"/>
        <w:contextualSpacing/>
        <w:outlineLvl w:val="1"/>
      </w:pPr>
      <w:r>
        <w:tab/>
        <w:t>The netting used in the proposed system would utilize a very similar construction used by Japan Aerospace Exploration Agency (JAXA). JAXA’s desire to clean up space junk is one of the first of its kind so in the future, more desirable polymers/alloys may reveal to be more beneficial but utilizing an aluminum and steel wire mesh blend guarantees state of the art technology for commercial success. The time needed to construct just a 700-metre-long netting took JAXA many years to perfect but with facilities established, they plan to manufacture a 10-kilometre-long version to capture satellites in less than five years.</w:t>
      </w:r>
    </w:p>
    <w:p w:rsidR="003D0DDB" w:rsidRPr="00D36ABF" w:rsidRDefault="003D0DDB" w:rsidP="003D0DDB">
      <w:pPr>
        <w:tabs>
          <w:tab w:val="left" w:pos="288"/>
        </w:tabs>
        <w:spacing w:before="240"/>
        <w:contextualSpacing/>
        <w:outlineLvl w:val="1"/>
      </w:pPr>
      <w:r>
        <w:tab/>
        <w:t>JAXA’s netting still needs further testing to see how durable it is to tears from small debris objects or micrometeoroids. Assuming further refinement of its nettings, similar netting principles would be applied to the proposed system to mimic the effects on a larger scale. Kevlar, Kevlar blends, various Aluminum alloys, various Steel alloys, various Titanium alloys, and various other polymers were considered. The manufacturability and proprietary Steel/Aluminum blend used by JAXA would appeal the most to current investors.</w:t>
      </w:r>
    </w:p>
    <w:p w:rsidR="003D0DDB" w:rsidRDefault="003D0DDB" w:rsidP="003D0DDB">
      <w:pPr>
        <w:numPr>
          <w:ilvl w:val="0"/>
          <w:numId w:val="2"/>
        </w:numPr>
        <w:tabs>
          <w:tab w:val="left" w:pos="288"/>
        </w:tabs>
        <w:spacing w:before="240"/>
        <w:outlineLvl w:val="1"/>
        <w:rPr>
          <w:b/>
        </w:rPr>
      </w:pPr>
      <w:r>
        <w:rPr>
          <w:b/>
        </w:rPr>
        <w:t>Anchor(s) Trade Study</w:t>
      </w:r>
    </w:p>
    <w:p w:rsidR="003D0DDB" w:rsidRDefault="003D0DDB" w:rsidP="003D0DDB">
      <w:pPr>
        <w:tabs>
          <w:tab w:val="left" w:pos="288"/>
        </w:tabs>
        <w:spacing w:before="240"/>
        <w:contextualSpacing/>
        <w:outlineLvl w:val="1"/>
      </w:pPr>
      <w:r>
        <w:tab/>
        <w:t xml:space="preserve">The anchor catching mechanisms supporting the netting to provide the main resistance against a high-velocity asteroid impact. The configuration of the anchors should be such to optimize the space for impact against the asteroid. The anchors need to be light weight for balancing the weight of the system as a whole and the adjoining spacecraft. Combining the two main characteristics of the anchor, the metal anchor captors main design consideration was its durability compared to its own weight. Titanium and aluminum alloys, common on most space venture crafts, were mainly considered with favoritism towards the more expensive, durable options. </w:t>
      </w:r>
    </w:p>
    <w:p w:rsidR="003D0DDB" w:rsidRPr="002D5FD0" w:rsidRDefault="003D0DDB" w:rsidP="003D0DDB">
      <w:pPr>
        <w:tabs>
          <w:tab w:val="left" w:pos="288"/>
        </w:tabs>
        <w:spacing w:before="240"/>
        <w:contextualSpacing/>
        <w:outlineLvl w:val="1"/>
      </w:pPr>
      <w:r>
        <w:tab/>
        <w:t xml:space="preserve">Returning to the netting potential, the RemoveDebris project also aims to make use of harpoons along with netting to capture outer space objects. The netting and harpoons, tested separately, could potentially combine such as in the proposed system to avoid a single point of failure. </w:t>
      </w:r>
    </w:p>
    <w:p w:rsidR="003D0DDB" w:rsidRDefault="003D0DDB" w:rsidP="003D0DDB">
      <w:pPr>
        <w:numPr>
          <w:ilvl w:val="0"/>
          <w:numId w:val="2"/>
        </w:numPr>
        <w:tabs>
          <w:tab w:val="left" w:pos="288"/>
        </w:tabs>
        <w:spacing w:before="240"/>
        <w:outlineLvl w:val="1"/>
        <w:rPr>
          <w:b/>
        </w:rPr>
      </w:pPr>
      <w:r>
        <w:rPr>
          <w:b/>
        </w:rPr>
        <w:t>Locking Mechanics Trade Study</w:t>
      </w:r>
    </w:p>
    <w:p w:rsidR="003D0DDB" w:rsidRPr="00D152B3" w:rsidRDefault="003D0DDB" w:rsidP="003D0DDB">
      <w:pPr>
        <w:tabs>
          <w:tab w:val="left" w:pos="288"/>
        </w:tabs>
        <w:spacing w:before="240"/>
        <w:outlineLvl w:val="1"/>
      </w:pPr>
      <w:r>
        <w:tab/>
        <w:t>The locking mechanics after retracting the surrounded asteroid back towards the system take advantage of the relative weightlessness of space and the cradle provided by the anchors. By ensuring the connectivity of the anchors, the asteroid will be almost completely trapped in space regardless of if a locking system is in place. The locking mechanics are only needed for entering Earth’s atmosphere. Upon entering Earth’s atmosphere, the asteroids proximity to the system’s main body shall be no greater than 1 meter. Suction adhesion will be used to achieve this.</w:t>
      </w:r>
    </w:p>
    <w:p w:rsidR="003D0DDB" w:rsidRDefault="003D0DDB" w:rsidP="003D0DDB">
      <w:pPr>
        <w:numPr>
          <w:ilvl w:val="0"/>
          <w:numId w:val="2"/>
        </w:numPr>
        <w:tabs>
          <w:tab w:val="left" w:pos="288"/>
        </w:tabs>
        <w:spacing w:before="240"/>
        <w:outlineLvl w:val="1"/>
        <w:rPr>
          <w:b/>
        </w:rPr>
      </w:pPr>
      <w:r>
        <w:rPr>
          <w:b/>
        </w:rPr>
        <w:t>Autonomy Trade Study</w:t>
      </w:r>
    </w:p>
    <w:p w:rsidR="003D0DDB" w:rsidRDefault="003D0DDB" w:rsidP="003D0DDB">
      <w:pPr>
        <w:tabs>
          <w:tab w:val="left" w:pos="288"/>
        </w:tabs>
        <w:spacing w:before="240"/>
        <w:outlineLvl w:val="1"/>
      </w:pPr>
      <w:r>
        <w:tab/>
        <w:t xml:space="preserve">For a system to function autonomously in space without the possibility of at least some human assistance for maintenance, adjustments, repairs, etc… the design of the system must take into account many “what if” scenarios. </w:t>
      </w:r>
      <w:r>
        <w:lastRenderedPageBreak/>
        <w:t xml:space="preserve">By incorporating live video feedback from any relevant angle and configuring proper satellite signals, the status of the system can be monitored well. </w:t>
      </w:r>
    </w:p>
    <w:p w:rsidR="003D0DDB" w:rsidRPr="00D152B3" w:rsidRDefault="003D0DDB" w:rsidP="003D0DDB">
      <w:pPr>
        <w:tabs>
          <w:tab w:val="left" w:pos="288"/>
        </w:tabs>
        <w:spacing w:before="240"/>
        <w:outlineLvl w:val="1"/>
      </w:pPr>
      <w:r>
        <w:tab/>
        <w:t>The most relevant example to conduct the proposed system’s autonomy would be NASAs Autonomous Sciencecraft Experiment (ASE). The proposed system aims to select economically beneficial NEAs after computational analysis. The ASE analyzes image data to detect trigger conditions such as science events, interesting features, changes relative to previous observations, and cloud detection for onboard image editing. Given the current studies of the ASE, an asteroid would directly fall into the scope of its studies of the ASE and its developed software in Spacecraft Command Language (SCL) and Continuous Activity Scheduling Planning Execution and Replanning (CASPER). With 15 years of relevant data collecting and tweaking of its autonomous decision-making, utilizing technologies in the ASE would be the easiest path for autonomous evaluation of NEAs and downlinking only the highest valued data for human observation and decision making. Utilizing further developed ASE technologies allows for the necessary amount of human interactions in a NEA capturing mission to reduce human observation time to practically zero. With the implementation of robotics for interfacing, the human observing from Earth or an established base in space, would essentially only need to perform the critical functions such as releasing the net and anchors and retracting the captured asteroid to lock into position.</w:t>
      </w:r>
    </w:p>
    <w:p w:rsidR="003D0DDB" w:rsidRDefault="003D0DDB" w:rsidP="003D0DDB">
      <w:pPr>
        <w:numPr>
          <w:ilvl w:val="0"/>
          <w:numId w:val="2"/>
        </w:numPr>
        <w:tabs>
          <w:tab w:val="left" w:pos="288"/>
        </w:tabs>
        <w:spacing w:before="240"/>
        <w:outlineLvl w:val="1"/>
        <w:rPr>
          <w:ins w:id="155" w:author="Patton, Ryan" w:date="2019-11-18T15:47:00Z"/>
          <w:b/>
        </w:rPr>
      </w:pPr>
      <w:r>
        <w:rPr>
          <w:b/>
        </w:rPr>
        <w:t>System Interfaces</w:t>
      </w:r>
    </w:p>
    <w:p w:rsidR="003D0DDB" w:rsidRDefault="003D0DDB" w:rsidP="003D0DDB">
      <w:pPr>
        <w:tabs>
          <w:tab w:val="left" w:pos="288"/>
        </w:tabs>
        <w:spacing w:before="240"/>
        <w:contextualSpacing/>
        <w:outlineLvl w:val="1"/>
      </w:pPr>
      <w:r>
        <w:tab/>
        <w:t>The interface of the proposed system requires close to real-time processing during critical aspects of the mission. With personal Web access now in space thanks to Crew Support Local Area Network (LAN) on the International Space Station (ISS), remoting into computers driving the decision making process aboard the proposed system is currently within the picture. With all of the common aspects of Web access now available such as e-mail, Internet Protocol telephone, and videoconferencing capabilities, remoting into the system near Earth’s bandwidth would be a simple task. Modifications would need to be made to support LAN service on a deep space mission but the technologies currently exist if needed.</w:t>
      </w:r>
    </w:p>
    <w:p w:rsidR="003D0DDB" w:rsidRPr="00D75600" w:rsidRDefault="003D0DDB" w:rsidP="003D0DDB">
      <w:pPr>
        <w:tabs>
          <w:tab w:val="left" w:pos="288"/>
        </w:tabs>
        <w:spacing w:before="240"/>
        <w:contextualSpacing/>
        <w:outlineLvl w:val="1"/>
      </w:pPr>
      <w:r>
        <w:tab/>
        <w:t xml:space="preserve">The possibility of capturing deep space asteroids means the system shall be hardwired in a way conducive to no single point of failure. The security of the system would be vital and would hopefully work in collaboration with technologies aboard the ISS and NASA in particular to avoid to create joint security ownership. The software, especially with remote capabilities, would need the latest security measures built into its system and the ability to be regularly updated. Although the implementation of security measures outside of how they apply to the system is out of the scope of the proposed system, the system must be designed with security measures in mind which flows down to the hardware and specifications. </w:t>
      </w:r>
      <w:del w:id="156" w:author="Patton, Ryan" w:date="2019-11-14T15:16:00Z">
        <w:r w:rsidRPr="00F565BA" w:rsidDel="00673D10">
          <w:rPr>
            <w:b/>
          </w:rPr>
          <w:delText>Paper Review and Visa Considerations</w:delText>
        </w:r>
      </w:del>
    </w:p>
    <w:p w:rsidR="003D0DDB" w:rsidRDefault="003D0DDB" w:rsidP="003D0DDB">
      <w:pPr>
        <w:numPr>
          <w:ilvl w:val="0"/>
          <w:numId w:val="2"/>
        </w:numPr>
        <w:tabs>
          <w:tab w:val="left" w:pos="288"/>
        </w:tabs>
        <w:spacing w:before="240"/>
        <w:outlineLvl w:val="1"/>
        <w:rPr>
          <w:b/>
        </w:rPr>
      </w:pPr>
      <w:r>
        <w:rPr>
          <w:b/>
        </w:rPr>
        <w:t>System Integration</w:t>
      </w:r>
    </w:p>
    <w:p w:rsidR="003D0DDB" w:rsidRPr="003231C6" w:rsidRDefault="003D0DDB" w:rsidP="003D0DDB">
      <w:pPr>
        <w:tabs>
          <w:tab w:val="left" w:pos="288"/>
        </w:tabs>
        <w:spacing w:before="240"/>
        <w:outlineLvl w:val="1"/>
      </w:pPr>
      <w:r>
        <w:rPr>
          <w:b/>
        </w:rPr>
        <w:tab/>
      </w:r>
      <w:r>
        <w:t>Applying systems integration to the proposed model means the system should be able to attach to current space crafts with a vacuum seal, most notably the Atlas V rocket and the Mars Rover. The two spacecrafts mentioned are the favorites for any new space missions at the moment. The system needs to compartmentally fit aboard the Atlas V rocket with weight constraints to adjust for the enormous cost for adding even miniscule amounts of weight. The system will need collapsible capabilities to reduce its size for the precious space in the Atlas V and the Mars Rover. The system shall balance its weight accordingly and further analysis needs to study how the attachment of an NEA onto either the Mars Rover or Atlas V rocket affects its center of gravity in space and within Earth’s atmosphere to avoid dangerous acceleration and trajectories. Furthermore, the system needs to integrate into its appropriate craft in such a way that its netting and anchors can extend outwards to capture a NEA without reducing the spacecrafts capabilities and retaining a vacuum seal. Ideally, the system’s attachment with a vacuum seal could easily adjust to accommodate future spacecrafts as well such as cube satellites, various other rovers, the ISS, etc… The proposed system aims to reduce the complexity of its design by providing a universal seal capable of configuring to the exterior of a system.</w:t>
      </w:r>
    </w:p>
    <w:p w:rsidR="003D0DDB" w:rsidRDefault="003D0DDB" w:rsidP="003D0DDB">
      <w:pPr>
        <w:numPr>
          <w:ilvl w:val="0"/>
          <w:numId w:val="2"/>
        </w:numPr>
        <w:tabs>
          <w:tab w:val="left" w:pos="288"/>
        </w:tabs>
        <w:spacing w:before="240"/>
        <w:outlineLvl w:val="1"/>
        <w:rPr>
          <w:b/>
        </w:rPr>
      </w:pPr>
      <w:r>
        <w:rPr>
          <w:b/>
        </w:rPr>
        <w:t>System Mission Planning</w:t>
      </w:r>
    </w:p>
    <w:p w:rsidR="003D0DDB" w:rsidRPr="00D152B3" w:rsidRDefault="003D0DDB" w:rsidP="003D0DDB">
      <w:pPr>
        <w:tabs>
          <w:tab w:val="left" w:pos="288"/>
        </w:tabs>
        <w:spacing w:before="240"/>
        <w:outlineLvl w:val="1"/>
      </w:pPr>
      <w:r>
        <w:tab/>
        <w:t xml:space="preserve">Along with system integration, the system’s design incorporates features to accommodate the space environment in general and the conditions it may find itself in on an actual mission. The system will contain 10-15 layers of collapsible radiation shielding of various materials such as Mylar, Aluminum foil, polyeurethane, etc… The outermost layers and the core structure must protect against space dust, solar events, and extreme weather observed near some bodies’ atmospheres. Extra material to repair the shielding are considered for adding weight to the system. The system </w:t>
      </w:r>
      <w:r>
        <w:lastRenderedPageBreak/>
        <w:t xml:space="preserve">heavily relies on the ability in the near future to send out autonomous bodies to address repairs needed for unforeseen disasters. </w:t>
      </w:r>
    </w:p>
    <w:p w:rsidR="003D0DDB" w:rsidRDefault="003D0DDB" w:rsidP="003D0DDB">
      <w:pPr>
        <w:numPr>
          <w:ilvl w:val="0"/>
          <w:numId w:val="2"/>
        </w:numPr>
        <w:tabs>
          <w:tab w:val="left" w:pos="288"/>
        </w:tabs>
        <w:spacing w:before="240"/>
        <w:outlineLvl w:val="1"/>
        <w:rPr>
          <w:b/>
        </w:rPr>
      </w:pPr>
      <w:r>
        <w:rPr>
          <w:b/>
        </w:rPr>
        <w:t>System Performance and Overview</w:t>
      </w:r>
    </w:p>
    <w:p w:rsidR="003D0DDB" w:rsidRDefault="003D0DDB" w:rsidP="003D0DDB">
      <w:pPr>
        <w:tabs>
          <w:tab w:val="left" w:pos="288"/>
        </w:tabs>
        <w:spacing w:before="240"/>
        <w:contextualSpacing/>
        <w:outlineLvl w:val="1"/>
      </w:pPr>
      <w:r>
        <w:rPr>
          <w:b/>
        </w:rPr>
        <w:tab/>
      </w:r>
      <w:r>
        <w:t xml:space="preserve">Inputs of the system consist of developed software, hardware to support the software and its autonomous features, high-impact resistant structure and shielding for rough space environments, solar power to feed the system its necessary power, LAN connections for systems interfacing from remote locations, communications, properly distributed weight to support its integration into a more navigable craft, extension/retraction capabilities for both its netting and gripping anchors, and a highly tensionable locking system. The contributed inputs support the capture and transportation of a NEA. The purpose of capturing and transporting the NEA is for mining the asteroid of its vital resources as needed, either for commercial uses on Earth or for utilizing limited resources for other space missions. </w:t>
      </w:r>
    </w:p>
    <w:p w:rsidR="003D0DDB" w:rsidRPr="00201D23" w:rsidRDefault="003D0DDB" w:rsidP="003D0DDB">
      <w:pPr>
        <w:tabs>
          <w:tab w:val="left" w:pos="288"/>
        </w:tabs>
        <w:spacing w:before="240"/>
        <w:contextualSpacing/>
        <w:outlineLvl w:val="1"/>
      </w:pPr>
      <w:r>
        <w:tab/>
        <w:t xml:space="preserve">The previously mentioned trade studies validate the proposed system to show its fundamental logic based on successful applications. Similar research and engineered designs show the potential for successful transportation of asteroids. The best method of transporting asteroids, however, still needs further research. The proposed system’s main advancement lies in its design which infuses both harpoon-type anchors and netting. Both technologies show potential for success individually and so by combining them into one system, a fair amount of inherent risk to both system damage and mission failure is mitigated. Other methods explored include blasting a NEA with nuclear weapons to partition the NEA for easier handling during transportation, ion beams for redirection, laser sublimation, mass ejectors, gravity field perturbations, and thrust pushes known as tugboating. Nuclear blasting does make mining an asteroid more manageable but could also partition the NEA in ways as to eliminate crucial resources from being mined. Nuclear blasting also poses a high risk to any spacecraft within the area as pieces of the asteroid will scatter at high velocities. Ion beams require an enormous amount of propellant to correlate to twice the size of the asteroid diameter to move the NEA, leading to extremely high costs for working with this method. Laser sublimation attempts to sublimate the surface of an asteroid and generate a thrust onto the asteroid. Further development for this study could help validate its potential for future achievement but for now, the technologies don’t exist to sublimate large bodies of NEA enough to generate sufficient thrust. Mass ejectors drill into the surface of an asteroid to extract material and generate the thrust. Not only are vital resources at risk of being accidentally drilled into, but the depths needed to generate thrust requires massive drills that fit better into in-situ mining which could take years to achieve in a systems context. Gravity field perturbations manipulate gravity fields to very slowly direct the asteroid. The cheap cost and scalability to large asteroids are the main appeal of this method but unless strides are made with this method, it would take decades to direct the asteroid back to Earth. Tugboating would be utilized in the proposed method as part of its transportation but tugboating by itself involves setting up various thrusters around the NEA to support its movement. The proposed method improves on the idea by keeping it to one central location and with the asteroid already locked into place, the changes of the asteroid spiraling out of control significantly decrease. Overall, the system proposed provides a more direct method to retrain control while transporting the asteroid as a whole and easily scales to large or small asteroids. </w:t>
      </w:r>
    </w:p>
    <w:p w:rsidR="003D0DDB" w:rsidRDefault="003D0DDB" w:rsidP="003D0DDB">
      <w:pPr>
        <w:tabs>
          <w:tab w:val="left" w:pos="288"/>
        </w:tabs>
        <w:spacing w:before="240"/>
        <w:contextualSpacing/>
        <w:outlineLvl w:val="1"/>
      </w:pPr>
      <w:r>
        <w:tab/>
        <w:t xml:space="preserve">The object-process methodology diagram shown in Figure 2 breaks down a high-level hypothetical on how the system would actually capture a NEA asteroid. Upon arriving near an asteroid’s vicinity determined by computational analysis within the system’s boundary, the same computational engines would classify the asteroid based on an expanding list of machine learning asteroid classification indexes. Not only would the system classify the asteroid but the system would also determine the cost-benefit analysis of capturing the asteroid to prepare for mining. Human interaction is needed during this stage to assist in a final decision due to the current inadequacies in machine learning to account for subjective and critical thinking variables. If the asteroid is deemed worth capturing, more analysis would help determine the amount of catching mechanisms needed to develop the optimal configuration for surround the asteroid and pulling it in for locking. </w:t>
      </w:r>
    </w:p>
    <w:p w:rsidR="003D0DDB" w:rsidRPr="00974C1A" w:rsidRDefault="003D0DDB" w:rsidP="003D0DDB">
      <w:pPr>
        <w:tabs>
          <w:tab w:val="left" w:pos="288"/>
        </w:tabs>
        <w:spacing w:before="240"/>
        <w:jc w:val="center"/>
        <w:outlineLvl w:val="1"/>
      </w:pPr>
      <w:r>
        <w:rPr>
          <w:noProof/>
        </w:rPr>
        <w:lastRenderedPageBreak/>
        <w:drawing>
          <wp:inline distT="0" distB="0" distL="0" distR="0" wp14:anchorId="696E055A" wp14:editId="3CD03552">
            <wp:extent cx="5943600" cy="6457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457315"/>
                    </a:xfrm>
                    <a:prstGeom prst="rect">
                      <a:avLst/>
                    </a:prstGeom>
                  </pic:spPr>
                </pic:pic>
              </a:graphicData>
            </a:graphic>
          </wp:inline>
        </w:drawing>
      </w:r>
      <w:del w:id="157" w:author="Patton, Ryan" w:date="2019-11-14T15:11:00Z">
        <w:r w:rsidRPr="005372A4" w:rsidDel="004E506A">
          <w:delText>cedure for Paper Submission</w:delText>
        </w:r>
      </w:del>
    </w:p>
    <w:p w:rsidR="003D0DDB" w:rsidRDefault="003D0DDB">
      <w:pPr>
        <w:jc w:val="center"/>
        <w:rPr>
          <w:b/>
        </w:rPr>
        <w:pPrChange w:id="158" w:author="Patton, Ryan" w:date="2019-11-18T15:42:00Z">
          <w:pPr>
            <w:tabs>
              <w:tab w:val="left" w:pos="288"/>
            </w:tabs>
            <w:ind w:firstLine="288"/>
          </w:pPr>
        </w:pPrChange>
      </w:pPr>
      <w:r>
        <w:rPr>
          <w:b/>
        </w:rPr>
        <w:t xml:space="preserve">Figure 2. Systems Object-Process Methodology </w:t>
      </w:r>
    </w:p>
    <w:p w:rsidR="003D0DDB" w:rsidRDefault="003D0DDB" w:rsidP="003D0DDB">
      <w:pPr>
        <w:jc w:val="center"/>
        <w:rPr>
          <w:b/>
        </w:rPr>
      </w:pPr>
    </w:p>
    <w:p w:rsidR="003D0DDB" w:rsidRDefault="003D0DDB" w:rsidP="003D0DDB">
      <w:r>
        <w:tab/>
        <w:t>The immediate appeal of in-situ asteroid mining foreshadows its most basic problem, its lack of versatility. By focusing on only an asteroid’s transportation, more time could be allotted to focus on the depth of technological research needed for a versatile asteroid capturing system. In-situ mining creates an extremely fuzzy system where a successful mission depends on an estimated 50-150 variables. An assessment model for in-situ mining would contain so many assumptions and simplifications that the integrity of the model would surely be compromised. The trade studies for each subcomponent show the thought behind each design decision so as to reduce the inherent fuzziness in the system and trace the possible effects of system modifications.</w:t>
      </w:r>
    </w:p>
    <w:p w:rsidR="003D0DDB" w:rsidRDefault="003D0DDB" w:rsidP="003D0DDB">
      <w:r>
        <w:tab/>
        <w:t xml:space="preserve">The level-2, modified level-2, and level-3 architectures shown in Figures 4, 5, and 6 respectively provide a demonstrable walkthrough of the components within the system and how it will operate. Each level feeds into the next level of the architecture to retain consistency throughout the design process and validate the design at the next level </w:t>
      </w:r>
      <w:r>
        <w:lastRenderedPageBreak/>
        <w:t xml:space="preserve">while exposing any obvious flaws. By jumping from the level-2 to the level-3 architecture, any missing subsystems and/or relationships reveal themselves. The architect must critically think about the critical aspects of the system and envision how the system will work as a whole and how the individual subsystems will work independently. The whole point of a system is to add value to a whole that the individual subsystems cannot achieve as well. The architect drives the process for fine-tuning how the system comes together to generate its new or improved utilities. </w:t>
      </w:r>
    </w:p>
    <w:p w:rsidR="003D0DDB" w:rsidRPr="00F565BA" w:rsidDel="00673D10" w:rsidRDefault="003D0DDB" w:rsidP="003D0DDB">
      <w:pPr>
        <w:tabs>
          <w:tab w:val="left" w:pos="288"/>
        </w:tabs>
        <w:ind w:firstLine="288"/>
        <w:rPr>
          <w:del w:id="159" w:author="Patton, Ryan" w:date="2019-11-14T15:16:00Z"/>
        </w:rPr>
      </w:pPr>
      <w:r>
        <w:tab/>
        <w:t>After generating an architecture, the architecture needs to be assessed by a created model to prove its effectiveness relative to similar ideas and systems. Before advancing to manufacturing, how will the architect know if the system created is valuable or practical? By combining trade studies with assessment methods, the architect gets a relative idea if the system is worth advancing to further design and manufacturing. During assessment, it may be determined the system is physically not capable of its intended function at which point the idea should be revised or scrapped altogether. An assessment model adds another level of validation to the process to ensure the created system in theory can add value to its objectives. In the proposed system, the assessment model defines the most valuable ‘ilities of the system and finds ways to quantify them and their relative error. By doing this for not only the proposed system but for similar system ideas, the model is validated for future realization.</w:t>
      </w:r>
      <w:del w:id="160" w:author="Patton, Ryan" w:date="2019-11-14T15:16:00Z">
        <w:r w:rsidRPr="00F565BA" w:rsidDel="00673D10">
          <w:delText xml:space="preserve">Your manuscript </w:delText>
        </w:r>
        <w:r w:rsidRPr="00F565BA" w:rsidDel="00673D10">
          <w:rPr>
            <w:i/>
          </w:rPr>
          <w:delText>cannot</w:delText>
        </w:r>
        <w:r w:rsidRPr="00F565BA" w:rsidDel="00673D10">
          <w:delText xml:space="preserve"> be published by AIAA if:</w:delText>
        </w:r>
      </w:del>
    </w:p>
    <w:p w:rsidR="003D0DDB" w:rsidRPr="00F565BA" w:rsidDel="004528A8" w:rsidRDefault="003D0DDB" w:rsidP="003D0DDB">
      <w:pPr>
        <w:rPr>
          <w:del w:id="161" w:author="Patton, Ryan" w:date="2019-11-15T10:14:00Z"/>
        </w:rPr>
      </w:pPr>
    </w:p>
    <w:p w:rsidR="003D0DDB" w:rsidRPr="00F565BA" w:rsidRDefault="003D0DDB" w:rsidP="003D0DDB">
      <w:pPr>
        <w:tabs>
          <w:tab w:val="left" w:pos="288"/>
        </w:tabs>
        <w:rPr>
          <w:b/>
          <w:color w:val="000000"/>
        </w:rPr>
      </w:pPr>
    </w:p>
    <w:p w:rsidR="003D0DDB"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Pro</w:t>
      </w:r>
      <w:ins w:id="162" w:author="Patton, Ryan" w:date="2019-11-14T15:11:00Z">
        <w:r>
          <w:rPr>
            <w:b/>
            <w:kern w:val="32"/>
            <w:sz w:val="22"/>
          </w:rPr>
          <w:t>posed Model for Architecture Assessment</w:t>
        </w:r>
      </w:ins>
    </w:p>
    <w:p w:rsidR="003D0DDB" w:rsidRDefault="003D0DDB">
      <w:pPr>
        <w:ind w:firstLine="180"/>
        <w:pPrChange w:id="163" w:author="Patton, Ryan" w:date="2019-11-18T15:42:00Z">
          <w:pPr>
            <w:tabs>
              <w:tab w:val="left" w:pos="288"/>
            </w:tabs>
            <w:ind w:firstLine="288"/>
          </w:pPr>
        </w:pPrChange>
      </w:pPr>
      <w:r>
        <w:t>The critical variables needing consideration to build a model for the system are system mass, system volume, system, technology readiness level (TRL), change in velocity, mission risk, system cost, average required power, performance robustness, asteroid alteration, and long-term value defined by the ‘ilities extensibility and reusability. NASA developed a single Cost-Estimating relationship QuickCost model applied to the proposed system’s cost. Based on NASAs risk parameter definitions, the model generated approximately a 3.8/5.0 mission risk meaning there’s a moderate to significant risk of losing mission objectives based on the tailored matrix. Monte Carlo analysis helped define the system’s performance robustness and asteroid alteration based on inputted formulas. The results showed the proposed system easily fit within a 95% confidence interval. The qualitative ‘ilities of extensibility and reusability were utilized to determine the system’s long-term value, giving a score around 4.0. A 4.0 score indicates the model veers towards major extensibility of redirecting an asteroid and a secondary mission would be achievable with minor modifications. All the other variables were explicitly defined by mathematically relevant formulas.</w:t>
      </w:r>
    </w:p>
    <w:p w:rsidR="003D0DDB" w:rsidRDefault="003D0DDB" w:rsidP="003D0DDB">
      <w:r>
        <w:tab/>
        <w:t>Table 1 seen below defines the 4 critical mission risks later used in aggregation. The Consequence and likelihood values were assigned their respective values based on similar system study evaluations. The consequence for unsuccessful attachment to the asteroid surface gave such a high consequence rating of 5 because the method needs attachment for the physical transportation of the asteroid. Based on the confidence in the ability to attach, the likelihood was given a mere 3. Netting and anchor studies are plentiful and the technology is well-developed to give a 3 rating for potential tears and a mere 1 rating for the likelihood. Again, the asteroid cannot be transported if it will not lock into place and its trajectoral control is lost. The likelihood of this occurring isn’t very high considering the confidence in the suction adhesion method used. The consequence of being unable to achieve sufficient thrust is given a 5 consequence rating because the system cannot physically move without sufficient thrust to bring the asteroid to its mining location. The 3 likelihood rating stems from the ability to use the asteroid’s large mass to generate momentum for thrust if needed. The error is standard when compared to similar systems.</w:t>
      </w:r>
    </w:p>
    <w:p w:rsidR="003D0DDB" w:rsidRDefault="003D0DDB" w:rsidP="003D0DDB">
      <w:pPr>
        <w:ind w:firstLine="180"/>
      </w:pPr>
    </w:p>
    <w:p w:rsidR="003D0DDB" w:rsidRPr="00940804" w:rsidRDefault="003D0DDB" w:rsidP="003D0DDB">
      <w:pPr>
        <w:tabs>
          <w:tab w:val="left" w:pos="288"/>
        </w:tabs>
        <w:jc w:val="center"/>
        <w:rPr>
          <w:b/>
        </w:rPr>
      </w:pPr>
      <w:r>
        <w:rPr>
          <w:b/>
        </w:rPr>
        <w:t>Table 1. Mission Risk</w:t>
      </w:r>
    </w:p>
    <w:tbl>
      <w:tblPr>
        <w:tblW w:w="10853" w:type="dxa"/>
        <w:tblInd w:w="-750" w:type="dxa"/>
        <w:tblLook w:val="04A0" w:firstRow="1" w:lastRow="0" w:firstColumn="1" w:lastColumn="0" w:noHBand="0" w:noVBand="1"/>
      </w:tblPr>
      <w:tblGrid>
        <w:gridCol w:w="1260"/>
        <w:gridCol w:w="6953"/>
        <w:gridCol w:w="1420"/>
        <w:gridCol w:w="1220"/>
      </w:tblGrid>
      <w:tr w:rsidR="003D0DDB" w:rsidRPr="00940804" w:rsidTr="001F2014">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Mission Risks</w:t>
            </w:r>
          </w:p>
        </w:tc>
        <w:tc>
          <w:tcPr>
            <w:tcW w:w="6953" w:type="dxa"/>
            <w:tcBorders>
              <w:top w:val="single" w:sz="4" w:space="0" w:color="auto"/>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Consequence</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Likelihood</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1</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Attachment to asteroid surface is unsuccessful.</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2</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Netting or anchors tear.</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1</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System unable to lock asteroid.</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4</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Incapable of achieving sufficient thrust for movement with asteroid attached.</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3</w:t>
            </w:r>
          </w:p>
        </w:tc>
      </w:tr>
      <w:tr w:rsidR="003D0DDB" w:rsidRPr="00940804" w:rsidTr="001F201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 </w:t>
            </w:r>
          </w:p>
        </w:tc>
        <w:tc>
          <w:tcPr>
            <w:tcW w:w="6953"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E(%)</w:t>
            </w:r>
          </w:p>
        </w:tc>
        <w:tc>
          <w:tcPr>
            <w:tcW w:w="14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right"/>
              <w:rPr>
                <w:rFonts w:ascii="Calibri" w:hAnsi="Calibri" w:cs="Calibri"/>
                <w:color w:val="000000"/>
                <w:sz w:val="22"/>
                <w:szCs w:val="22"/>
              </w:rPr>
            </w:pPr>
            <w:r w:rsidRPr="00940804">
              <w:rPr>
                <w:rFonts w:ascii="Calibri" w:hAnsi="Calibri" w:cs="Calibri"/>
                <w:color w:val="000000"/>
                <w:sz w:val="22"/>
                <w:szCs w:val="22"/>
              </w:rPr>
              <w:t>28.75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940804" w:rsidRDefault="003D0DDB" w:rsidP="001F2014">
            <w:pPr>
              <w:jc w:val="left"/>
              <w:rPr>
                <w:rFonts w:ascii="Calibri" w:hAnsi="Calibri" w:cs="Calibri"/>
                <w:color w:val="000000"/>
                <w:sz w:val="22"/>
                <w:szCs w:val="22"/>
              </w:rPr>
            </w:pPr>
            <w:r w:rsidRPr="00940804">
              <w:rPr>
                <w:rFonts w:ascii="Calibri" w:hAnsi="Calibri" w:cs="Calibri"/>
                <w:color w:val="000000"/>
                <w:sz w:val="22"/>
                <w:szCs w:val="22"/>
              </w:rPr>
              <w:t> </w:t>
            </w:r>
          </w:p>
        </w:tc>
      </w:tr>
    </w:tbl>
    <w:p w:rsidR="003D0DDB" w:rsidRDefault="003D0DDB" w:rsidP="003D0DDB"/>
    <w:p w:rsidR="003D0DDB" w:rsidRDefault="003D0DDB" w:rsidP="003D0DDB"/>
    <w:p w:rsidR="003D0DDB" w:rsidRDefault="003D0DDB" w:rsidP="003D0DDB"/>
    <w:p w:rsidR="003D0DDB" w:rsidRDefault="003D0DDB" w:rsidP="003D0DDB"/>
    <w:p w:rsidR="003D0DDB" w:rsidRDefault="003D0DDB" w:rsidP="003D0DDB"/>
    <w:p w:rsidR="003D0DDB" w:rsidRDefault="003D0DDB" w:rsidP="003D0DDB">
      <w:pPr>
        <w:ind w:firstLine="180"/>
      </w:pPr>
      <w:r w:rsidRPr="007B427C">
        <w:rPr>
          <w:noProof/>
        </w:rPr>
        <w:lastRenderedPageBreak/>
        <w:drawing>
          <wp:anchor distT="0" distB="0" distL="114300" distR="114300" simplePos="0" relativeHeight="251659264" behindDoc="0" locked="0" layoutInCell="1" allowOverlap="1" wp14:anchorId="1A9A6CA6" wp14:editId="3146D853">
            <wp:simplePos x="0" y="0"/>
            <wp:positionH relativeFrom="margin">
              <wp:align>center</wp:align>
            </wp:positionH>
            <wp:positionV relativeFrom="paragraph">
              <wp:posOffset>5080</wp:posOffset>
            </wp:positionV>
            <wp:extent cx="1727200" cy="172085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ind w:firstLine="180"/>
      </w:pPr>
    </w:p>
    <w:p w:rsidR="003D0DDB" w:rsidRDefault="003D0DDB" w:rsidP="003D0DDB">
      <w:pPr>
        <w:tabs>
          <w:tab w:val="left" w:pos="288"/>
        </w:tabs>
        <w:jc w:val="center"/>
        <w:rPr>
          <w:b/>
        </w:rPr>
      </w:pPr>
      <w:r>
        <w:rPr>
          <w:b/>
        </w:rPr>
        <w:t>Figure 3. Risk Matrix</w:t>
      </w:r>
    </w:p>
    <w:p w:rsidR="003D0DDB" w:rsidRDefault="003D0DDB" w:rsidP="003D0DDB">
      <w:pPr>
        <w:tabs>
          <w:tab w:val="left" w:pos="288"/>
        </w:tabs>
        <w:jc w:val="center"/>
        <w:rPr>
          <w:b/>
        </w:rPr>
      </w:pPr>
    </w:p>
    <w:p w:rsidR="003D0DDB" w:rsidRPr="0055670E" w:rsidRDefault="003D0DDB" w:rsidP="003D0DDB">
      <w:pPr>
        <w:tabs>
          <w:tab w:val="left" w:pos="288"/>
        </w:tabs>
      </w:pPr>
      <w:r>
        <w:rPr>
          <w:b/>
        </w:rPr>
        <w:tab/>
      </w:r>
      <w:r>
        <w:t>Table 2 below shows the relevant variable values plugged into the relevant formulas for assessment input. The standard error is relatively low compared to other systems by a power of 10.</w:t>
      </w:r>
    </w:p>
    <w:p w:rsidR="003D0DDB" w:rsidRDefault="003D0DDB" w:rsidP="003D0DDB">
      <w:pPr>
        <w:tabs>
          <w:tab w:val="left" w:pos="288"/>
        </w:tabs>
        <w:rPr>
          <w:b/>
        </w:rPr>
      </w:pPr>
    </w:p>
    <w:p w:rsidR="003D0DDB" w:rsidRDefault="003D0DDB" w:rsidP="003D0DDB">
      <w:pPr>
        <w:tabs>
          <w:tab w:val="left" w:pos="288"/>
        </w:tabs>
        <w:jc w:val="center"/>
        <w:rPr>
          <w:b/>
        </w:rPr>
      </w:pPr>
      <w:r>
        <w:rPr>
          <w:b/>
        </w:rPr>
        <w:t>Table 2. Delta-V and Performance Robustness Parameters for Input</w:t>
      </w:r>
    </w:p>
    <w:tbl>
      <w:tblPr>
        <w:tblW w:w="8721" w:type="dxa"/>
        <w:jc w:val="center"/>
        <w:tblLook w:val="04A0" w:firstRow="1" w:lastRow="0" w:firstColumn="1" w:lastColumn="0" w:noHBand="0" w:noVBand="1"/>
      </w:tblPr>
      <w:tblGrid>
        <w:gridCol w:w="2240"/>
        <w:gridCol w:w="3202"/>
        <w:gridCol w:w="1315"/>
        <w:gridCol w:w="1495"/>
        <w:gridCol w:w="607"/>
      </w:tblGrid>
      <w:tr w:rsidR="003D0DDB" w:rsidRPr="00F44835"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p>
        </w:tc>
        <w:tc>
          <w:tcPr>
            <w:tcW w:w="648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Change in Velocity and Performance Robustness Parameters</w:t>
            </w:r>
          </w:p>
        </w:tc>
      </w:tr>
      <w:tr w:rsidR="003D0DDB" w:rsidRPr="00F44835"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p>
        </w:tc>
        <w:tc>
          <w:tcPr>
            <w:tcW w:w="3202"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Average Velocity Change [km/s]</w:t>
            </w:r>
          </w:p>
        </w:tc>
        <w:tc>
          <w:tcPr>
            <w:tcW w:w="131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Phi [unitless]</w:t>
            </w:r>
          </w:p>
        </w:tc>
        <w:tc>
          <w:tcPr>
            <w:tcW w:w="149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Standard Error</w:t>
            </w:r>
          </w:p>
        </w:tc>
        <w:tc>
          <w:tcPr>
            <w:tcW w:w="469"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Cy</w:t>
            </w:r>
          </w:p>
        </w:tc>
      </w:tr>
      <w:tr w:rsidR="003D0DDB" w:rsidRPr="00F44835"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Proposed System</w:t>
            </w:r>
          </w:p>
        </w:tc>
        <w:tc>
          <w:tcPr>
            <w:tcW w:w="3202"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0.02398</w:t>
            </w:r>
          </w:p>
        </w:tc>
        <w:tc>
          <w:tcPr>
            <w:tcW w:w="131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0.04152</w:t>
            </w:r>
          </w:p>
        </w:tc>
        <w:tc>
          <w:tcPr>
            <w:tcW w:w="1495"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8.32E-04</w:t>
            </w:r>
          </w:p>
        </w:tc>
        <w:tc>
          <w:tcPr>
            <w:tcW w:w="469" w:type="dxa"/>
            <w:tcBorders>
              <w:top w:val="nil"/>
              <w:left w:val="nil"/>
              <w:bottom w:val="single" w:sz="4" w:space="0" w:color="auto"/>
              <w:right w:val="single" w:sz="4" w:space="0" w:color="auto"/>
            </w:tcBorders>
            <w:shd w:val="clear" w:color="auto" w:fill="auto"/>
            <w:noWrap/>
            <w:vAlign w:val="bottom"/>
            <w:hideMark/>
          </w:tcPr>
          <w:p w:rsidR="003D0DDB" w:rsidRPr="00F44835" w:rsidRDefault="003D0DDB" w:rsidP="001F2014">
            <w:pPr>
              <w:jc w:val="center"/>
              <w:rPr>
                <w:rFonts w:ascii="Calibri" w:hAnsi="Calibri" w:cs="Calibri"/>
                <w:color w:val="000000"/>
                <w:sz w:val="22"/>
                <w:szCs w:val="22"/>
              </w:rPr>
            </w:pPr>
            <w:r w:rsidRPr="00F44835">
              <w:rPr>
                <w:rFonts w:ascii="Calibri" w:hAnsi="Calibri" w:cs="Calibri"/>
                <w:color w:val="000000"/>
                <w:sz w:val="22"/>
                <w:szCs w:val="22"/>
              </w:rPr>
              <w:t>1.62</w:t>
            </w:r>
          </w:p>
        </w:tc>
      </w:tr>
    </w:tbl>
    <w:p w:rsidR="003D0DDB" w:rsidRDefault="003D0DDB" w:rsidP="003D0DDB">
      <w:pPr>
        <w:tabs>
          <w:tab w:val="left" w:pos="288"/>
        </w:tabs>
        <w:jc w:val="center"/>
        <w:rPr>
          <w:b/>
        </w:rPr>
      </w:pPr>
    </w:p>
    <w:p w:rsidR="003D0DDB" w:rsidRPr="0055670E" w:rsidRDefault="003D0DDB" w:rsidP="003D0DDB">
      <w:pPr>
        <w:tabs>
          <w:tab w:val="left" w:pos="288"/>
        </w:tabs>
        <w:jc w:val="left"/>
      </w:pPr>
      <w:r>
        <w:rPr>
          <w:b/>
        </w:rPr>
        <w:tab/>
      </w:r>
      <w:r>
        <w:t>Table 3 below shows the relevant variable values plugged into the relevant background formulas for assessment input. The standard error is a midway point compared to similar systems’ assessment models.</w:t>
      </w:r>
    </w:p>
    <w:p w:rsidR="003D0DDB" w:rsidRDefault="003D0DDB" w:rsidP="003D0DDB">
      <w:pPr>
        <w:tabs>
          <w:tab w:val="left" w:pos="288"/>
        </w:tabs>
        <w:jc w:val="center"/>
        <w:rPr>
          <w:b/>
        </w:rPr>
      </w:pPr>
    </w:p>
    <w:p w:rsidR="003D0DDB" w:rsidRDefault="003D0DDB" w:rsidP="003D0DDB">
      <w:pPr>
        <w:tabs>
          <w:tab w:val="left" w:pos="288"/>
        </w:tabs>
        <w:jc w:val="center"/>
        <w:rPr>
          <w:b/>
        </w:rPr>
      </w:pPr>
      <w:r>
        <w:rPr>
          <w:b/>
        </w:rPr>
        <w:t>Table 3. Asteroid Alteration Parameters for Input</w:t>
      </w:r>
    </w:p>
    <w:tbl>
      <w:tblPr>
        <w:tblW w:w="7760" w:type="dxa"/>
        <w:jc w:val="center"/>
        <w:tblLook w:val="04A0" w:firstRow="1" w:lastRow="0" w:firstColumn="1" w:lastColumn="0" w:noHBand="0" w:noVBand="1"/>
      </w:tblPr>
      <w:tblGrid>
        <w:gridCol w:w="2240"/>
        <w:gridCol w:w="1112"/>
        <w:gridCol w:w="2063"/>
        <w:gridCol w:w="2345"/>
      </w:tblGrid>
      <w:tr w:rsidR="003D0DDB" w:rsidRPr="000A7DD6"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p>
        </w:tc>
        <w:tc>
          <w:tcPr>
            <w:tcW w:w="552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Change in Velocity and Performance Robustness Parameters</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p>
        </w:tc>
        <w:tc>
          <w:tcPr>
            <w:tcW w:w="1112"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Mr [%]</w:t>
            </w:r>
          </w:p>
        </w:tc>
        <w:tc>
          <w:tcPr>
            <w:tcW w:w="2063"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Phi [unitless]</w:t>
            </w:r>
          </w:p>
        </w:tc>
        <w:tc>
          <w:tcPr>
            <w:tcW w:w="2345"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Standard Error</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Proposed System</w:t>
            </w:r>
          </w:p>
        </w:tc>
        <w:tc>
          <w:tcPr>
            <w:tcW w:w="1112"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0.00%</w:t>
            </w:r>
          </w:p>
        </w:tc>
        <w:tc>
          <w:tcPr>
            <w:tcW w:w="2063"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0.07243</w:t>
            </w:r>
          </w:p>
        </w:tc>
        <w:tc>
          <w:tcPr>
            <w:tcW w:w="2345"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center"/>
              <w:rPr>
                <w:rFonts w:ascii="Calibri" w:hAnsi="Calibri" w:cs="Calibri"/>
                <w:color w:val="000000"/>
                <w:sz w:val="22"/>
                <w:szCs w:val="22"/>
              </w:rPr>
            </w:pPr>
            <w:r w:rsidRPr="000A7DD6">
              <w:rPr>
                <w:rFonts w:ascii="Calibri" w:hAnsi="Calibri" w:cs="Calibri"/>
                <w:color w:val="000000"/>
                <w:sz w:val="22"/>
                <w:szCs w:val="22"/>
              </w:rPr>
              <w:t>3.70E-04</w:t>
            </w:r>
          </w:p>
        </w:tc>
      </w:tr>
    </w:tbl>
    <w:p w:rsidR="003D0DDB" w:rsidRDefault="003D0DDB" w:rsidP="003D0DDB">
      <w:pPr>
        <w:tabs>
          <w:tab w:val="left" w:pos="288"/>
        </w:tabs>
        <w:rPr>
          <w:b/>
        </w:rPr>
      </w:pPr>
    </w:p>
    <w:p w:rsidR="003D0DDB" w:rsidRDefault="003D0DDB" w:rsidP="003D0DDB">
      <w:pPr>
        <w:tabs>
          <w:tab w:val="left" w:pos="288"/>
        </w:tabs>
        <w:jc w:val="left"/>
      </w:pPr>
      <w:r>
        <w:rPr>
          <w:b/>
        </w:rPr>
        <w:tab/>
      </w:r>
      <w:r>
        <w:t>Since Long-Term Value criteria relied on qualitative evaluation, the ratings given for extensibility and reusability are seen below in Table 4. Both ‘ilities were rated out of 5.0 and given current research in the area, received fairly high evaluations.</w:t>
      </w:r>
    </w:p>
    <w:p w:rsidR="003D0DDB" w:rsidRPr="0055670E" w:rsidRDefault="003D0DDB" w:rsidP="003D0DDB">
      <w:pPr>
        <w:tabs>
          <w:tab w:val="left" w:pos="288"/>
        </w:tabs>
        <w:jc w:val="left"/>
      </w:pPr>
    </w:p>
    <w:p w:rsidR="003D0DDB" w:rsidRDefault="003D0DDB" w:rsidP="003D0DDB">
      <w:pPr>
        <w:tabs>
          <w:tab w:val="left" w:pos="288"/>
        </w:tabs>
        <w:jc w:val="center"/>
        <w:rPr>
          <w:b/>
        </w:rPr>
      </w:pPr>
      <w:r>
        <w:rPr>
          <w:b/>
        </w:rPr>
        <w:t>Table 4. Long-Term Value Table</w:t>
      </w:r>
    </w:p>
    <w:tbl>
      <w:tblPr>
        <w:tblW w:w="5100" w:type="dxa"/>
        <w:jc w:val="center"/>
        <w:tblLook w:val="04A0" w:firstRow="1" w:lastRow="0" w:firstColumn="1" w:lastColumn="0" w:noHBand="0" w:noVBand="1"/>
      </w:tblPr>
      <w:tblGrid>
        <w:gridCol w:w="2240"/>
        <w:gridCol w:w="2860"/>
      </w:tblGrid>
      <w:tr w:rsidR="003D0DDB" w:rsidRPr="000A7DD6"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Long-Term Value</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Proposed System</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System Extensability</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right"/>
              <w:rPr>
                <w:rFonts w:ascii="Calibri" w:hAnsi="Calibri" w:cs="Calibri"/>
                <w:color w:val="000000"/>
                <w:sz w:val="22"/>
                <w:szCs w:val="22"/>
              </w:rPr>
            </w:pPr>
            <w:r w:rsidRPr="000A7DD6">
              <w:rPr>
                <w:rFonts w:ascii="Calibri" w:hAnsi="Calibri" w:cs="Calibri"/>
                <w:color w:val="000000"/>
                <w:sz w:val="22"/>
                <w:szCs w:val="22"/>
              </w:rPr>
              <w:t>4</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color w:val="000000"/>
                <w:sz w:val="22"/>
                <w:szCs w:val="22"/>
              </w:rPr>
            </w:pPr>
            <w:r w:rsidRPr="000A7DD6">
              <w:rPr>
                <w:rFonts w:ascii="Calibri" w:hAnsi="Calibri" w:cs="Calibri"/>
                <w:color w:val="000000"/>
                <w:sz w:val="22"/>
                <w:szCs w:val="22"/>
              </w:rPr>
              <w:t>Reusability</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right"/>
              <w:rPr>
                <w:rFonts w:ascii="Calibri" w:hAnsi="Calibri" w:cs="Calibri"/>
                <w:color w:val="000000"/>
                <w:sz w:val="22"/>
                <w:szCs w:val="22"/>
              </w:rPr>
            </w:pPr>
            <w:r w:rsidRPr="000A7DD6">
              <w:rPr>
                <w:rFonts w:ascii="Calibri" w:hAnsi="Calibri" w:cs="Calibri"/>
                <w:color w:val="000000"/>
                <w:sz w:val="22"/>
                <w:szCs w:val="22"/>
              </w:rPr>
              <w:t>4</w:t>
            </w:r>
          </w:p>
        </w:tc>
      </w:tr>
      <w:tr w:rsidR="003D0DDB" w:rsidRPr="000A7DD6"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0A7DD6" w:rsidRDefault="003D0DDB" w:rsidP="001F2014">
            <w:pPr>
              <w:jc w:val="left"/>
              <w:rPr>
                <w:rFonts w:ascii="Calibri" w:hAnsi="Calibri" w:cs="Calibri"/>
                <w:b/>
                <w:bCs/>
                <w:color w:val="000000"/>
                <w:sz w:val="22"/>
                <w:szCs w:val="22"/>
              </w:rPr>
            </w:pPr>
            <w:r w:rsidRPr="000A7DD6">
              <w:rPr>
                <w:rFonts w:ascii="Calibri" w:hAnsi="Calibri" w:cs="Calibri"/>
                <w:b/>
                <w:bCs/>
                <w:color w:val="000000"/>
                <w:sz w:val="22"/>
                <w:szCs w:val="22"/>
              </w:rPr>
              <w:t>Average</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0A7DD6" w:rsidRDefault="003D0DDB" w:rsidP="001F2014">
            <w:pPr>
              <w:jc w:val="right"/>
              <w:rPr>
                <w:rFonts w:ascii="Calibri" w:hAnsi="Calibri" w:cs="Calibri"/>
                <w:b/>
                <w:bCs/>
                <w:color w:val="000000"/>
                <w:sz w:val="22"/>
                <w:szCs w:val="22"/>
              </w:rPr>
            </w:pPr>
            <w:r w:rsidRPr="000A7DD6">
              <w:rPr>
                <w:rFonts w:ascii="Calibri" w:hAnsi="Calibri" w:cs="Calibri"/>
                <w:b/>
                <w:bCs/>
                <w:color w:val="000000"/>
                <w:sz w:val="22"/>
                <w:szCs w:val="22"/>
              </w:rPr>
              <w:t>4</w:t>
            </w:r>
          </w:p>
        </w:tc>
      </w:tr>
    </w:tbl>
    <w:p w:rsidR="003D0DDB" w:rsidRDefault="003D0DDB" w:rsidP="003D0DDB">
      <w:pPr>
        <w:tabs>
          <w:tab w:val="left" w:pos="288"/>
        </w:tabs>
        <w:rPr>
          <w:b/>
        </w:rPr>
      </w:pPr>
    </w:p>
    <w:p w:rsidR="003D0DDB" w:rsidRDefault="003D0DDB" w:rsidP="003D0DDB">
      <w:pPr>
        <w:tabs>
          <w:tab w:val="left" w:pos="288"/>
        </w:tabs>
      </w:pPr>
      <w:r>
        <w:rPr>
          <w:b/>
        </w:rPr>
        <w:tab/>
      </w:r>
      <w:r>
        <w:t>For successful aggregation, the criteria had to be weighted relative to each other to put them in relative quantitative terms to each other. The overall focus in forming the ratings was a balancing act between performance, cost, and future potential for technological innovation. Refer to Table 5 below to see ratings.</w:t>
      </w:r>
    </w:p>
    <w:p w:rsidR="003D0DDB" w:rsidRPr="0055670E" w:rsidRDefault="003D0DDB" w:rsidP="003D0DDB">
      <w:pPr>
        <w:tabs>
          <w:tab w:val="left" w:pos="288"/>
        </w:tabs>
      </w:pPr>
    </w:p>
    <w:p w:rsidR="003D0DDB" w:rsidRDefault="003D0DDB" w:rsidP="003D0DDB">
      <w:pPr>
        <w:tabs>
          <w:tab w:val="left" w:pos="288"/>
        </w:tabs>
        <w:jc w:val="center"/>
        <w:rPr>
          <w:b/>
        </w:rPr>
      </w:pPr>
      <w:r>
        <w:rPr>
          <w:b/>
        </w:rPr>
        <w:t>Table 5. Weighed Criteria for Aggregation</w:t>
      </w:r>
    </w:p>
    <w:tbl>
      <w:tblPr>
        <w:tblW w:w="6320" w:type="dxa"/>
        <w:jc w:val="center"/>
        <w:tblLook w:val="04A0" w:firstRow="1" w:lastRow="0" w:firstColumn="1" w:lastColumn="0" w:noHBand="0" w:noVBand="1"/>
      </w:tblPr>
      <w:tblGrid>
        <w:gridCol w:w="2240"/>
        <w:gridCol w:w="2860"/>
        <w:gridCol w:w="1220"/>
      </w:tblGrid>
      <w:tr w:rsidR="003D0DDB" w:rsidRPr="00FE5EC0" w:rsidTr="001F2014">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Criteria</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Relative Importance Rating</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b/>
                <w:bCs/>
                <w:color w:val="000000"/>
                <w:sz w:val="22"/>
                <w:szCs w:val="22"/>
              </w:rPr>
            </w:pPr>
            <w:r w:rsidRPr="00FE5EC0">
              <w:rPr>
                <w:rFonts w:ascii="Calibri" w:hAnsi="Calibri" w:cs="Calibri"/>
                <w:b/>
                <w:bCs/>
                <w:color w:val="000000"/>
                <w:sz w:val="22"/>
                <w:szCs w:val="22"/>
              </w:rPr>
              <w:t>Total</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System Mass</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b/>
                <w:bCs/>
                <w:color w:val="000000"/>
                <w:sz w:val="22"/>
                <w:szCs w:val="22"/>
              </w:rPr>
            </w:pPr>
            <w:r w:rsidRPr="00FE5EC0">
              <w:rPr>
                <w:rFonts w:ascii="Calibri" w:hAnsi="Calibri" w:cs="Calibri"/>
                <w:b/>
                <w:bCs/>
                <w:color w:val="000000"/>
                <w:sz w:val="22"/>
                <w:szCs w:val="22"/>
              </w:rPr>
              <w:t>32</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System Volume</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TRL</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lastRenderedPageBreak/>
              <w:t>Delta-V</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Mission Risk</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System Cost</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Power</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2</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Robustness</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1</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Asteroid Alteration</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r w:rsidR="003D0DDB" w:rsidRPr="00FE5EC0" w:rsidTr="001F2014">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Long-Term Value</w:t>
            </w:r>
          </w:p>
        </w:tc>
        <w:tc>
          <w:tcPr>
            <w:tcW w:w="286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3D0DDB" w:rsidRPr="00FE5EC0" w:rsidRDefault="003D0DDB" w:rsidP="001F2014">
            <w:pPr>
              <w:jc w:val="left"/>
              <w:rPr>
                <w:rFonts w:ascii="Calibri" w:hAnsi="Calibri" w:cs="Calibri"/>
                <w:color w:val="000000"/>
                <w:sz w:val="22"/>
                <w:szCs w:val="22"/>
              </w:rPr>
            </w:pPr>
            <w:r w:rsidRPr="00FE5EC0">
              <w:rPr>
                <w:rFonts w:ascii="Calibri" w:hAnsi="Calibri" w:cs="Calibri"/>
                <w:color w:val="000000"/>
                <w:sz w:val="22"/>
                <w:szCs w:val="22"/>
              </w:rPr>
              <w:t> </w:t>
            </w:r>
          </w:p>
        </w:tc>
      </w:tr>
    </w:tbl>
    <w:p w:rsidR="003D0DDB" w:rsidRDefault="003D0DDB" w:rsidP="003D0DDB">
      <w:pPr>
        <w:tabs>
          <w:tab w:val="left" w:pos="288"/>
        </w:tabs>
        <w:rPr>
          <w:b/>
        </w:rPr>
      </w:pPr>
    </w:p>
    <w:p w:rsidR="003D0DDB" w:rsidRPr="00F565BA" w:rsidDel="00673D10" w:rsidRDefault="003D0DDB" w:rsidP="003D0DDB">
      <w:pPr>
        <w:ind w:firstLine="180"/>
        <w:rPr>
          <w:del w:id="164" w:author="Patton, Ryan" w:date="2019-11-14T15:17:00Z"/>
        </w:rPr>
      </w:pPr>
      <w:r>
        <w:tab/>
        <w:t>The Probabalistic Rule Aggregation method was used in SimuLink to generate the aggregation results seen in Table 6. By using the ratings out of 5 seen above, pairings are established and regenerated through multiple trials to determine the relative success of each architecture. Different valuations were used for each architecture based on the completedness of the architecture. Multiple criteria can be compared to rank various options throughout the architectures. The parameters used in evaluation were altered to generate different values and a different final aggregation result. All of the changes generated for the parameters generated the same amount of change for each architecture, showing the actual parameters were not near as important when comparing only one system’s different architectures as they may be when comparing multiple system’s architectures.</w:t>
      </w:r>
      <w:del w:id="165" w:author="Patton, Ryan" w:date="2019-11-14T15:17:00Z">
        <w:r w:rsidRPr="00F565BA" w:rsidDel="00673D10">
          <w:delText xml:space="preserve">All manuscripts are to be submitted electronically to the ScholarOne Abstracts site created for each conference. The manuscript upload will be enabled several weeks after acceptance notices have been sent.  Presenting authors of accepted papers will receive an email with instructions when </w:delText>
        </w:r>
        <w:r w:rsidDel="00673D10">
          <w:delText xml:space="preserve">manuscript submission opens. </w:delText>
        </w:r>
        <w:r w:rsidRPr="00F565BA" w:rsidDel="00673D10">
          <w:delText>It is important that presenting authors keep their email addresses up-to-date so they do not miss this notice.</w:delText>
        </w:r>
      </w:del>
    </w:p>
    <w:p w:rsidR="003D0DDB" w:rsidRPr="00C86782" w:rsidRDefault="003D0DDB">
      <w:pPr>
        <w:rPr>
          <w:u w:val="single"/>
        </w:rPr>
        <w:pPrChange w:id="166" w:author="Patton, Ryan" w:date="2019-11-18T15:42:00Z">
          <w:pPr>
            <w:tabs>
              <w:tab w:val="left" w:pos="288"/>
            </w:tabs>
            <w:ind w:firstLine="288"/>
          </w:pPr>
        </w:pPrChange>
      </w:pPr>
      <w:del w:id="167" w:author="Patton, Ryan" w:date="2019-11-14T15:17:00Z">
        <w:r w:rsidRPr="00F565BA" w:rsidDel="00673D10">
          <w:delText>Before completing manuscript submission, submitters must also select the copyright statement that will appear on the paper, and complete other acknowledgments.  It is also necessary to click both the “Accept” and “Save” but</w:delText>
        </w:r>
        <w:r w:rsidDel="00673D10">
          <w:delText>tons to complete a submission. All completed manuscript submissions will be confirmed by email. Completed submissions will also have a status of “Accepted” at the top of your manuscript submission page.</w:delText>
        </w:r>
        <w:r w:rsidRPr="00F565BA" w:rsidDel="00673D10">
          <w:delText xml:space="preserve"> </w:delText>
        </w:r>
        <w:r w:rsidRPr="00C86782" w:rsidDel="00673D10">
          <w:rPr>
            <w:u w:val="single"/>
          </w:rPr>
          <w:delText>All files must be in pdf format.  Please be sure that all security settings are removed from the pdf file before uploading to ensure proper processing of your manuscript file.</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ins w:id="168" w:author="Patton, Ryan" w:date="2019-11-14T15:12:00Z">
        <w:r>
          <w:rPr>
            <w:b/>
            <w:kern w:val="32"/>
            <w:sz w:val="22"/>
          </w:rPr>
          <w:t>Solution of the Proposed Model</w:t>
        </w:r>
      </w:ins>
      <w:del w:id="169" w:author="Patton, Ryan" w:date="2019-11-14T15:12:00Z">
        <w:r w:rsidRPr="00F565BA" w:rsidDel="004E506A">
          <w:rPr>
            <w:b/>
            <w:kern w:val="32"/>
            <w:sz w:val="22"/>
          </w:rPr>
          <w:delText>General Guid</w:delText>
        </w:r>
      </w:del>
      <w:del w:id="170" w:author="Patton, Ryan" w:date="2019-11-14T15:11:00Z">
        <w:r w:rsidRPr="00F565BA" w:rsidDel="004E506A">
          <w:rPr>
            <w:b/>
            <w:kern w:val="32"/>
            <w:sz w:val="22"/>
          </w:rPr>
          <w:delText>elines</w:delText>
        </w:r>
      </w:del>
    </w:p>
    <w:p w:rsidR="003D0DDB" w:rsidRDefault="003D0DDB" w:rsidP="003D0DDB">
      <w:pPr>
        <w:tabs>
          <w:tab w:val="left" w:pos="288"/>
        </w:tabs>
      </w:pPr>
      <w:r>
        <w:tab/>
        <w:t>The following System Architectures for Level-2, Level-2 Modified, and Level-3 complement each other to craft a well-rounded, complete system. With the interested parties in mind as seen in Figure 3, the architectures through the levels reflect on their system-rounded objectives. The prospector, leading the asteroid mining expedition, needs the investor to fund the expedition and to provide financial support to build the actual contraption. The investor likewise needs a manufacturer for an exchange of money for promised resources. Systems reasoning sets up constraints placed on the architectures through the levels. The systems reasoning diagram sets budgetary and time constraints on a project, ultimately determining the complexity of the design.</w:t>
      </w:r>
    </w:p>
    <w:p w:rsidR="003D0DDB" w:rsidRDefault="003D0DDB" w:rsidP="003D0DDB">
      <w:pPr>
        <w:tabs>
          <w:tab w:val="left" w:pos="288"/>
        </w:tabs>
        <w:jc w:val="center"/>
      </w:pPr>
      <w:r>
        <w:rPr>
          <w:noProof/>
        </w:rPr>
        <w:drawing>
          <wp:inline distT="0" distB="0" distL="0" distR="0" wp14:anchorId="05E5AE97" wp14:editId="57678071">
            <wp:extent cx="5943600" cy="331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2 Systems Reason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3D0DDB" w:rsidRDefault="003D0DDB" w:rsidP="003D0DDB">
      <w:pPr>
        <w:tabs>
          <w:tab w:val="left" w:pos="288"/>
        </w:tabs>
        <w:jc w:val="center"/>
        <w:rPr>
          <w:b/>
        </w:rPr>
      </w:pPr>
      <w:r>
        <w:rPr>
          <w:b/>
        </w:rPr>
        <w:t>Figure 4. Level-2 Systems Reasoning</w:t>
      </w:r>
    </w:p>
    <w:p w:rsidR="003D0DDB" w:rsidRDefault="003D0DDB" w:rsidP="003D0DDB">
      <w:pPr>
        <w:tabs>
          <w:tab w:val="left" w:pos="288"/>
        </w:tabs>
        <w:rPr>
          <w:b/>
        </w:rPr>
      </w:pPr>
    </w:p>
    <w:p w:rsidR="003D0DDB" w:rsidRDefault="003D0DDB" w:rsidP="003D0DDB">
      <w:pPr>
        <w:tabs>
          <w:tab w:val="left" w:pos="288"/>
        </w:tabs>
      </w:pPr>
      <w:r>
        <w:tab/>
        <w:t>The level-2 architecture provides a jumping-off point for system considerations. Moving to a modified level-2 systems architecture forces the architect to examine the relationships between the functions and operands to determine the appropriate walk-through. When reading the modified level-2 system architecture in Figure 5, the relationships between the operands and functions provide a mental walkthrough on how the system will work as a whole. The level-</w:t>
      </w:r>
      <w:r>
        <w:lastRenderedPageBreak/>
        <w:t>3 architecture expands on the level-2 architecture and its relationships throughout to achieve a clearer picture of how the system will be realized. The level-3 architecture does not leave much room open for interpretation. The level-3 architecture shown in Figure 6, reduces the system to such a level to make a level-4 architecture obsolete. Note in the level-3 architecture how functions at the level-2 architecture now are outside of the system boundary. This change stems from modifications to what performance is expected out of the system at level-3. The final results before discussing each individual architecture can be seen below in Table 6.</w:t>
      </w:r>
    </w:p>
    <w:p w:rsidR="003D0DDB" w:rsidRDefault="003D0DDB" w:rsidP="003D0DDB">
      <w:pPr>
        <w:tabs>
          <w:tab w:val="left" w:pos="288"/>
        </w:tabs>
      </w:pPr>
    </w:p>
    <w:p w:rsidR="003D0DDB" w:rsidRDefault="003D0DDB" w:rsidP="003D0DDB">
      <w:pPr>
        <w:tabs>
          <w:tab w:val="left" w:pos="288"/>
        </w:tabs>
        <w:jc w:val="center"/>
        <w:rPr>
          <w:b/>
        </w:rPr>
      </w:pPr>
      <w:r>
        <w:rPr>
          <w:b/>
        </w:rPr>
        <w:t>Table 6. Aggregation Results</w:t>
      </w:r>
    </w:p>
    <w:tbl>
      <w:tblPr>
        <w:tblW w:w="2640" w:type="dxa"/>
        <w:jc w:val="center"/>
        <w:tblLook w:val="04A0" w:firstRow="1" w:lastRow="0" w:firstColumn="1" w:lastColumn="0" w:noHBand="0" w:noVBand="1"/>
      </w:tblPr>
      <w:tblGrid>
        <w:gridCol w:w="1821"/>
        <w:gridCol w:w="875"/>
      </w:tblGrid>
      <w:tr w:rsidR="003D0DDB" w:rsidRPr="006E1825" w:rsidTr="001F2014">
        <w:trPr>
          <w:trHeight w:val="288"/>
          <w:jc w:val="center"/>
        </w:trPr>
        <w:tc>
          <w:tcPr>
            <w:tcW w:w="26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center"/>
              <w:rPr>
                <w:rFonts w:ascii="Calibri" w:hAnsi="Calibri" w:cs="Calibri"/>
                <w:color w:val="000000"/>
                <w:sz w:val="22"/>
                <w:szCs w:val="22"/>
              </w:rPr>
            </w:pPr>
            <w:r w:rsidRPr="006E1825">
              <w:rPr>
                <w:rFonts w:ascii="Calibri" w:hAnsi="Calibri" w:cs="Calibri"/>
                <w:color w:val="000000"/>
                <w:sz w:val="22"/>
                <w:szCs w:val="22"/>
              </w:rPr>
              <w:t>Aggregation Results</w:t>
            </w:r>
          </w:p>
        </w:tc>
      </w:tr>
      <w:tr w:rsidR="003D0DDB" w:rsidRPr="006E1825" w:rsidTr="001F2014">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left"/>
              <w:rPr>
                <w:rFonts w:ascii="Calibri" w:hAnsi="Calibri" w:cs="Calibri"/>
                <w:color w:val="000000"/>
                <w:sz w:val="22"/>
                <w:szCs w:val="22"/>
              </w:rPr>
            </w:pPr>
            <w:r w:rsidRPr="006E1825">
              <w:rPr>
                <w:rFonts w:ascii="Calibri" w:hAnsi="Calibri" w:cs="Calibri"/>
                <w:color w:val="000000"/>
                <w:sz w:val="22"/>
                <w:szCs w:val="22"/>
              </w:rPr>
              <w:t>Level-2</w:t>
            </w:r>
          </w:p>
        </w:tc>
        <w:tc>
          <w:tcPr>
            <w:tcW w:w="819" w:type="dxa"/>
            <w:tcBorders>
              <w:top w:val="nil"/>
              <w:left w:val="nil"/>
              <w:bottom w:val="single" w:sz="4" w:space="0" w:color="auto"/>
              <w:right w:val="single" w:sz="4" w:space="0" w:color="auto"/>
            </w:tcBorders>
            <w:shd w:val="clear" w:color="auto" w:fill="auto"/>
            <w:noWrap/>
            <w:vAlign w:val="bottom"/>
            <w:hideMark/>
          </w:tcPr>
          <w:p w:rsidR="003D0DDB" w:rsidRPr="006E1825" w:rsidRDefault="003D0DDB" w:rsidP="001F2014">
            <w:pPr>
              <w:jc w:val="right"/>
              <w:rPr>
                <w:rFonts w:ascii="Calibri" w:hAnsi="Calibri" w:cs="Calibri"/>
                <w:color w:val="000000"/>
                <w:sz w:val="22"/>
                <w:szCs w:val="22"/>
              </w:rPr>
            </w:pPr>
            <w:r w:rsidRPr="006E1825">
              <w:rPr>
                <w:rFonts w:ascii="Calibri" w:hAnsi="Calibri" w:cs="Calibri"/>
                <w:color w:val="000000"/>
                <w:sz w:val="22"/>
                <w:szCs w:val="22"/>
              </w:rPr>
              <w:t>71.80%</w:t>
            </w:r>
          </w:p>
        </w:tc>
      </w:tr>
      <w:tr w:rsidR="003D0DDB" w:rsidRPr="006E1825" w:rsidTr="001F2014">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left"/>
              <w:rPr>
                <w:rFonts w:ascii="Calibri" w:hAnsi="Calibri" w:cs="Calibri"/>
                <w:color w:val="000000"/>
                <w:sz w:val="22"/>
                <w:szCs w:val="22"/>
              </w:rPr>
            </w:pPr>
            <w:r w:rsidRPr="006E1825">
              <w:rPr>
                <w:rFonts w:ascii="Calibri" w:hAnsi="Calibri" w:cs="Calibri"/>
                <w:color w:val="000000"/>
                <w:sz w:val="22"/>
                <w:szCs w:val="22"/>
              </w:rPr>
              <w:t>Modified Level-2</w:t>
            </w:r>
          </w:p>
        </w:tc>
        <w:tc>
          <w:tcPr>
            <w:tcW w:w="819" w:type="dxa"/>
            <w:tcBorders>
              <w:top w:val="nil"/>
              <w:left w:val="nil"/>
              <w:bottom w:val="single" w:sz="4" w:space="0" w:color="auto"/>
              <w:right w:val="single" w:sz="4" w:space="0" w:color="auto"/>
            </w:tcBorders>
            <w:shd w:val="clear" w:color="auto" w:fill="auto"/>
            <w:noWrap/>
            <w:vAlign w:val="bottom"/>
            <w:hideMark/>
          </w:tcPr>
          <w:p w:rsidR="003D0DDB" w:rsidRPr="006E1825" w:rsidRDefault="003D0DDB" w:rsidP="001F2014">
            <w:pPr>
              <w:jc w:val="right"/>
              <w:rPr>
                <w:rFonts w:ascii="Calibri" w:hAnsi="Calibri" w:cs="Calibri"/>
                <w:color w:val="000000"/>
                <w:sz w:val="22"/>
                <w:szCs w:val="22"/>
              </w:rPr>
            </w:pPr>
            <w:r w:rsidRPr="006E1825">
              <w:rPr>
                <w:rFonts w:ascii="Calibri" w:hAnsi="Calibri" w:cs="Calibri"/>
                <w:color w:val="000000"/>
                <w:sz w:val="22"/>
                <w:szCs w:val="22"/>
              </w:rPr>
              <w:t>75.30%</w:t>
            </w:r>
          </w:p>
        </w:tc>
      </w:tr>
      <w:tr w:rsidR="003D0DDB" w:rsidRPr="006E1825" w:rsidTr="001F2014">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3D0DDB" w:rsidRPr="006E1825" w:rsidRDefault="003D0DDB" w:rsidP="001F2014">
            <w:pPr>
              <w:jc w:val="left"/>
              <w:rPr>
                <w:rFonts w:ascii="Calibri" w:hAnsi="Calibri" w:cs="Calibri"/>
                <w:color w:val="000000"/>
                <w:sz w:val="22"/>
                <w:szCs w:val="22"/>
              </w:rPr>
            </w:pPr>
            <w:r w:rsidRPr="006E1825">
              <w:rPr>
                <w:rFonts w:ascii="Calibri" w:hAnsi="Calibri" w:cs="Calibri"/>
                <w:color w:val="000000"/>
                <w:sz w:val="22"/>
                <w:szCs w:val="22"/>
              </w:rPr>
              <w:t>Level-3</w:t>
            </w:r>
          </w:p>
        </w:tc>
        <w:tc>
          <w:tcPr>
            <w:tcW w:w="819" w:type="dxa"/>
            <w:tcBorders>
              <w:top w:val="nil"/>
              <w:left w:val="nil"/>
              <w:bottom w:val="single" w:sz="4" w:space="0" w:color="auto"/>
              <w:right w:val="single" w:sz="4" w:space="0" w:color="auto"/>
            </w:tcBorders>
            <w:shd w:val="clear" w:color="auto" w:fill="auto"/>
            <w:noWrap/>
            <w:vAlign w:val="bottom"/>
            <w:hideMark/>
          </w:tcPr>
          <w:p w:rsidR="003D0DDB" w:rsidRPr="006E1825" w:rsidRDefault="003D0DDB" w:rsidP="001F2014">
            <w:pPr>
              <w:jc w:val="right"/>
              <w:rPr>
                <w:rFonts w:ascii="Calibri" w:hAnsi="Calibri" w:cs="Calibri"/>
                <w:color w:val="000000"/>
                <w:sz w:val="22"/>
                <w:szCs w:val="22"/>
              </w:rPr>
            </w:pPr>
            <w:r w:rsidRPr="006E1825">
              <w:rPr>
                <w:rFonts w:ascii="Calibri" w:hAnsi="Calibri" w:cs="Calibri"/>
                <w:color w:val="000000"/>
                <w:sz w:val="22"/>
                <w:szCs w:val="22"/>
              </w:rPr>
              <w:t>77.20%</w:t>
            </w:r>
          </w:p>
        </w:tc>
      </w:tr>
    </w:tbl>
    <w:p w:rsidR="003D0DDB" w:rsidRPr="00F565BA" w:rsidRDefault="003D0DDB" w:rsidP="003D0DDB">
      <w:pPr>
        <w:tabs>
          <w:tab w:val="left" w:pos="288"/>
        </w:tabs>
      </w:pPr>
      <w:del w:id="171" w:author="Patton, Ryan" w:date="2019-11-14T15:17:00Z">
        <w:r w:rsidRPr="00F565BA" w:rsidDel="00673D10">
          <w:delText>The following section outlines general (nonformatting) guidelines to follow. These guidelines are applicable to all authors (except as noted),</w:delText>
        </w:r>
        <w:r w:rsidDel="00673D10">
          <w:delText xml:space="preserve"> </w:delText>
        </w:r>
        <w:r w:rsidRPr="00F565BA" w:rsidDel="00673D10">
          <w:delText>and include information on the policies and practices relevant to the publication of your manuscript.</w:delText>
        </w:r>
      </w:del>
    </w:p>
    <w:p w:rsidR="003D0DDB" w:rsidRDefault="003D0DDB" w:rsidP="003D0DDB">
      <w:pPr>
        <w:numPr>
          <w:ilvl w:val="0"/>
          <w:numId w:val="2"/>
        </w:numPr>
        <w:tabs>
          <w:tab w:val="left" w:pos="288"/>
        </w:tabs>
        <w:spacing w:before="240"/>
        <w:outlineLvl w:val="1"/>
        <w:rPr>
          <w:ins w:id="172" w:author="Patton, Ryan" w:date="2019-11-18T15:46:00Z"/>
          <w:b/>
        </w:rPr>
      </w:pPr>
      <w:ins w:id="173" w:author="Patton, Ryan" w:date="2019-11-14T15:15:00Z">
        <w:r>
          <w:rPr>
            <w:b/>
          </w:rPr>
          <w:t>Assessing Level-2 System Architecture</w:t>
        </w:r>
      </w:ins>
    </w:p>
    <w:p w:rsidR="003D0DDB" w:rsidRDefault="003D0DDB">
      <w:pPr>
        <w:tabs>
          <w:tab w:val="left" w:pos="288"/>
        </w:tabs>
        <w:spacing w:before="240"/>
        <w:outlineLvl w:val="1"/>
        <w:pPrChange w:id="174" w:author="Patton, Ryan" w:date="2019-11-18T15:47:00Z">
          <w:pPr>
            <w:numPr>
              <w:numId w:val="3"/>
            </w:numPr>
            <w:tabs>
              <w:tab w:val="left" w:pos="288"/>
              <w:tab w:val="num" w:pos="720"/>
            </w:tabs>
            <w:spacing w:before="240"/>
            <w:ind w:left="720" w:hanging="432"/>
            <w:outlineLvl w:val="1"/>
          </w:pPr>
        </w:pPrChange>
      </w:pPr>
      <w:r>
        <w:t xml:space="preserve">The basic level-2 system architecture can be seen below in Figure 4. Note the secondary functions to the right extend to the system boundary showing explicitly what is part of the system and what falls out of the scope of the system. The level-1 functions consist of the following: arriving, capturing, locking, retrieving, labor-saving, supporting, returning, mining, and profiting. The level-2 functions consist of the following within the system’s boundary: software supporting, scheduling, environment supporting, planning, training, life systems supporting, and mission supporting. Outside of the system’s boundary, the level-2 functions follow: communicating, traveling, landing, navigating, and flight controlling. The level-1 operands are simply the prospector and the spacecraft. The level-2 operands are the object-test system, Space Launch System (SLS), release system, catching system, autonomous movement system, autonomous tension system, asteroid computational analysis system, and the cost-benefit analysis system. The relationships observed in Figure 4 summarize a high-level plan for the approach taken for a prospector capturing an asteroid. </w:t>
      </w:r>
    </w:p>
    <w:p w:rsidR="003D0DDB" w:rsidRDefault="003D0DDB" w:rsidP="003D0DDB">
      <w:pPr>
        <w:tabs>
          <w:tab w:val="left" w:pos="288"/>
        </w:tabs>
        <w:spacing w:before="240"/>
        <w:contextualSpacing/>
        <w:jc w:val="center"/>
        <w:outlineLvl w:val="1"/>
        <w:rPr>
          <w:b/>
        </w:rPr>
      </w:pPr>
      <w:r>
        <w:rPr>
          <w:b/>
          <w:noProof/>
        </w:rPr>
        <w:drawing>
          <wp:inline distT="0" distB="0" distL="0" distR="0" wp14:anchorId="38B7419F" wp14:editId="695D510B">
            <wp:extent cx="594360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 2 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rsidR="003D0DDB" w:rsidRDefault="003D0DDB" w:rsidP="003D0DDB">
      <w:pPr>
        <w:tabs>
          <w:tab w:val="left" w:pos="288"/>
        </w:tabs>
        <w:spacing w:before="240"/>
        <w:contextualSpacing/>
        <w:jc w:val="center"/>
        <w:outlineLvl w:val="1"/>
        <w:rPr>
          <w:b/>
        </w:rPr>
      </w:pPr>
      <w:r>
        <w:rPr>
          <w:b/>
        </w:rPr>
        <w:t>Figure 5. Level-2 Systems Architecture</w:t>
      </w:r>
    </w:p>
    <w:p w:rsidR="003D0DDB" w:rsidRPr="0089461E" w:rsidRDefault="003D0DDB" w:rsidP="003D0DDB">
      <w:pPr>
        <w:tabs>
          <w:tab w:val="left" w:pos="288"/>
        </w:tabs>
        <w:spacing w:before="240"/>
        <w:contextualSpacing/>
        <w:jc w:val="center"/>
        <w:outlineLvl w:val="1"/>
        <w:rPr>
          <w:b/>
        </w:rPr>
      </w:pPr>
      <w:del w:id="175" w:author="Patton, Ryan" w:date="2019-11-14T15:15:00Z">
        <w:r w:rsidRPr="00F565BA" w:rsidDel="00673D10">
          <w:rPr>
            <w:b/>
          </w:rPr>
          <w:delText>Publication by AIAA</w:delText>
        </w:r>
      </w:del>
    </w:p>
    <w:p w:rsidR="003D0DDB" w:rsidRDefault="003D0DDB">
      <w:pPr>
        <w:tabs>
          <w:tab w:val="left" w:pos="288"/>
        </w:tabs>
        <w:pPrChange w:id="176" w:author="Patton, Ryan" w:date="2019-11-14T15:16:00Z">
          <w:pPr>
            <w:numPr>
              <w:numId w:val="4"/>
            </w:numPr>
            <w:tabs>
              <w:tab w:val="left" w:pos="288"/>
              <w:tab w:val="num" w:pos="360"/>
              <w:tab w:val="num" w:pos="720"/>
            </w:tabs>
            <w:spacing w:line="480" w:lineRule="auto"/>
            <w:ind w:left="720" w:hanging="720"/>
          </w:pPr>
        </w:pPrChange>
      </w:pPr>
      <w:r>
        <w:tab/>
        <w:t xml:space="preserve">The level-2 architectural framework reflects a high-level functional model for what to expect from the system. For example, the design of the system is not expected to achieve independent propellant or navigation methods, only to </w:t>
      </w:r>
      <w:r>
        <w:lastRenderedPageBreak/>
        <w:t xml:space="preserve">cater to other systems’ use of such methods. The functions draw on a generalized concept of what actions define the system. When applying the operands to their functional relationship, the operands describe the crucial subsystems of the system gathering the most attention. The operands listed out all trace their roots back into how they fit into the NEA capturing system as a whole. As attention is turned to the modified level-2 system architecture, the relationships change to reflect the narrower breakdowns of the system at Level-3. </w:t>
      </w:r>
    </w:p>
    <w:p w:rsidR="003D0DDB" w:rsidRPr="00F565BA" w:rsidDel="00673D10" w:rsidRDefault="003D0DDB" w:rsidP="003D0DDB">
      <w:pPr>
        <w:tabs>
          <w:tab w:val="left" w:pos="288"/>
        </w:tabs>
        <w:rPr>
          <w:del w:id="177" w:author="Patton, Ryan" w:date="2019-11-14T15:16:00Z"/>
        </w:rPr>
      </w:pPr>
      <w:r>
        <w:tab/>
        <w:t>The 71.8% final aggregation score assigned to the level-2 architecture was expected. The level-2 architecture contained the least amount of detail, leading to more fuzzy interpretation when inputted into the aggregation. The normalized values contained a wide bracket of possible inputs in SimuLink. The level-2 architecture could be improved by adding more operands and functions and exploring more valuable relationships between each. More mathematical formulas used to represent the architectures could be generated to improve the accuracy at level-2 as well as at modified level-2 and level-3.</w:t>
      </w:r>
      <w:del w:id="178" w:author="Patton, Ryan" w:date="2019-11-14T15:16:00Z">
        <w:r w:rsidRPr="00F565BA" w:rsidDel="00673D10">
          <w:delText xml:space="preserve">Your manuscript </w:delText>
        </w:r>
        <w:r w:rsidRPr="00F565BA" w:rsidDel="00673D10">
          <w:rPr>
            <w:i/>
          </w:rPr>
          <w:delText>cannot</w:delText>
        </w:r>
        <w:r w:rsidRPr="00F565BA" w:rsidDel="00673D10">
          <w:delText xml:space="preserve"> be published by AIAA if:</w:delText>
        </w:r>
      </w:del>
    </w:p>
    <w:p w:rsidR="003D0DDB" w:rsidRPr="00F565BA" w:rsidDel="00673D10" w:rsidRDefault="003D0DDB">
      <w:pPr>
        <w:tabs>
          <w:tab w:val="left" w:pos="288"/>
        </w:tabs>
        <w:rPr>
          <w:del w:id="179" w:author="Patton, Ryan" w:date="2019-11-14T15:16:00Z"/>
        </w:rPr>
        <w:pPrChange w:id="180" w:author="Patton, Ryan" w:date="2019-11-14T15:16:00Z">
          <w:pPr>
            <w:numPr>
              <w:numId w:val="4"/>
            </w:numPr>
            <w:tabs>
              <w:tab w:val="left" w:pos="288"/>
              <w:tab w:val="num" w:pos="360"/>
              <w:tab w:val="num" w:pos="720"/>
            </w:tabs>
            <w:ind w:left="720" w:hanging="720"/>
          </w:pPr>
        </w:pPrChange>
      </w:pPr>
      <w:del w:id="181" w:author="Patton, Ryan" w:date="2019-11-14T15:16:00Z">
        <w:r w:rsidRPr="00F565BA" w:rsidDel="00673D10">
          <w:delText>It has been published previously or</w:delText>
        </w:r>
      </w:del>
    </w:p>
    <w:p w:rsidR="003D0DDB" w:rsidRPr="00F565BA" w:rsidDel="00673D10" w:rsidRDefault="003D0DDB">
      <w:pPr>
        <w:tabs>
          <w:tab w:val="left" w:pos="288"/>
        </w:tabs>
        <w:rPr>
          <w:del w:id="182" w:author="Patton, Ryan" w:date="2019-11-14T15:16:00Z"/>
        </w:rPr>
        <w:pPrChange w:id="183" w:author="Patton, Ryan" w:date="2019-11-14T15:16:00Z">
          <w:pPr>
            <w:numPr>
              <w:numId w:val="4"/>
            </w:numPr>
            <w:tabs>
              <w:tab w:val="num" w:pos="360"/>
              <w:tab w:val="num" w:pos="720"/>
            </w:tabs>
            <w:ind w:left="720" w:hanging="720"/>
          </w:pPr>
        </w:pPrChange>
      </w:pPr>
      <w:del w:id="184" w:author="Patton, Ryan" w:date="2019-11-14T15:16:00Z">
        <w:r w:rsidRPr="00F565BA" w:rsidDel="00673D10">
          <w:delText>The work contains copyright-infringing material or</w:delText>
        </w:r>
      </w:del>
    </w:p>
    <w:p w:rsidR="003D0DDB" w:rsidRPr="00F565BA" w:rsidRDefault="003D0DDB">
      <w:pPr>
        <w:tabs>
          <w:tab w:val="left" w:pos="288"/>
        </w:tabs>
        <w:pPrChange w:id="185" w:author="Patton, Ryan" w:date="2019-11-14T15:16:00Z">
          <w:pPr>
            <w:numPr>
              <w:numId w:val="4"/>
            </w:numPr>
            <w:tabs>
              <w:tab w:val="left" w:pos="288"/>
              <w:tab w:val="num" w:pos="360"/>
              <w:tab w:val="num" w:pos="720"/>
            </w:tabs>
            <w:spacing w:line="480" w:lineRule="auto"/>
            <w:ind w:left="720" w:hanging="720"/>
          </w:pPr>
        </w:pPrChange>
      </w:pPr>
      <w:del w:id="186" w:author="Patton, Ryan" w:date="2019-11-14T15:16:00Z">
        <w:r w:rsidRPr="00F565BA" w:rsidDel="00673D10">
          <w:delText>An appropriate copyright statement has not yet been selected.</w:delText>
        </w:r>
      </w:del>
    </w:p>
    <w:p w:rsidR="003D0DDB" w:rsidRDefault="003D0DDB" w:rsidP="003D0DDB">
      <w:pPr>
        <w:numPr>
          <w:ilvl w:val="0"/>
          <w:numId w:val="2"/>
        </w:numPr>
        <w:tabs>
          <w:tab w:val="left" w:pos="288"/>
        </w:tabs>
        <w:spacing w:before="240"/>
        <w:outlineLvl w:val="1"/>
        <w:rPr>
          <w:ins w:id="187" w:author="Patton, Ryan" w:date="2019-11-18T15:47:00Z"/>
          <w:b/>
        </w:rPr>
      </w:pPr>
      <w:ins w:id="188" w:author="Patton, Ryan" w:date="2019-11-14T15:16:00Z">
        <w:r>
          <w:rPr>
            <w:b/>
          </w:rPr>
          <w:t>Assessing Modified Level-2 System Architecture</w:t>
        </w:r>
      </w:ins>
    </w:p>
    <w:p w:rsidR="003D0DDB" w:rsidRDefault="003D0DDB">
      <w:pPr>
        <w:tabs>
          <w:tab w:val="left" w:pos="288"/>
        </w:tabs>
        <w:spacing w:before="240"/>
        <w:outlineLvl w:val="1"/>
        <w:pPrChange w:id="189" w:author="Patton, Ryan" w:date="2019-11-18T15:47:00Z">
          <w:pPr>
            <w:numPr>
              <w:numId w:val="3"/>
            </w:numPr>
            <w:tabs>
              <w:tab w:val="left" w:pos="288"/>
              <w:tab w:val="num" w:pos="720"/>
            </w:tabs>
            <w:spacing w:before="240"/>
            <w:ind w:left="720" w:hanging="432"/>
            <w:outlineLvl w:val="1"/>
          </w:pPr>
        </w:pPrChange>
      </w:pPr>
      <w:r>
        <w:tab/>
        <w:t xml:space="preserve">Analysis of the modified level-2 system architecture stems from revisions due to the generation of a level-3 architecture. The significant differences between the modified level-2 architecture and the level-2 architecture are the addition of three functions, labor-saving, supporting, and profiting, a catching mechanism level-1 operand, and new connecting arrows establishing new relationships. The addition of a level-1 catching mechanism operand supports the most critical aspect of the system, interweaving numerous level-1 functional relationships. The criticality of the catching mechanisms lies in its benign value to physically capture the asteroid, the defining attribute of the system. Without the mechanisms to catch the asteroid, there can be no system. The labor-saving function adds an important feature to the system via the system’s autonomy. The addition of the supporting function brings an added dimension tracing back to how a number of operands at level-2 act as support features. The profiting function added to a modified level-2 generates from systems reasoning. Ultimately, the system needs to add value and a reflection of the value the system and its attributes contribute shows through the profit the system can generate. The new connecting arrows can be examined to trace their relationships which ultimately comes from refining how the system interactions will function. </w:t>
      </w:r>
    </w:p>
    <w:p w:rsidR="003D0DDB" w:rsidRPr="00F565BA" w:rsidRDefault="003D0DDB" w:rsidP="003D0DDB">
      <w:pPr>
        <w:tabs>
          <w:tab w:val="left" w:pos="288"/>
        </w:tabs>
        <w:spacing w:before="240"/>
        <w:jc w:val="center"/>
        <w:outlineLvl w:val="1"/>
        <w:rPr>
          <w:b/>
        </w:rPr>
      </w:pPr>
      <w:r>
        <w:rPr>
          <w:b/>
          <w:noProof/>
        </w:rPr>
        <w:drawing>
          <wp:inline distT="0" distB="0" distL="0" distR="0" wp14:anchorId="3BFAFC7F" wp14:editId="26B56463">
            <wp:extent cx="59436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ied Level 2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del w:id="190" w:author="Patton, Ryan" w:date="2019-11-14T15:16:00Z">
        <w:r w:rsidRPr="00F565BA" w:rsidDel="00673D10">
          <w:rPr>
            <w:b/>
          </w:rPr>
          <w:delText>Paper Review and Visa Considerations</w:delText>
        </w:r>
      </w:del>
    </w:p>
    <w:p w:rsidR="003D0DDB" w:rsidRDefault="003D0DDB" w:rsidP="003D0DDB">
      <w:pPr>
        <w:tabs>
          <w:tab w:val="left" w:pos="288"/>
        </w:tabs>
        <w:ind w:firstLine="288"/>
        <w:jc w:val="center"/>
        <w:rPr>
          <w:b/>
        </w:rPr>
      </w:pPr>
      <w:r>
        <w:rPr>
          <w:b/>
        </w:rPr>
        <w:t>Figure 6. Level-2 Modified Systems Architecture</w:t>
      </w:r>
    </w:p>
    <w:p w:rsidR="003D0DDB" w:rsidRDefault="003D0DDB" w:rsidP="003D0DDB">
      <w:pPr>
        <w:tabs>
          <w:tab w:val="left" w:pos="288"/>
        </w:tabs>
        <w:rPr>
          <w:b/>
        </w:rPr>
      </w:pPr>
    </w:p>
    <w:p w:rsidR="003D0DDB" w:rsidRDefault="003D0DDB" w:rsidP="003D0DDB">
      <w:pPr>
        <w:tabs>
          <w:tab w:val="left" w:pos="288"/>
        </w:tabs>
      </w:pPr>
      <w:r>
        <w:tab/>
        <w:t xml:space="preserve">The inter-connectedness to the Level-3 Architecture shows the thought for planning the intricate details of the system. The numerous connecting relationships aim to avoid ambiguities and shed light on all of the supporting </w:t>
      </w:r>
      <w:r>
        <w:lastRenderedPageBreak/>
        <w:t>features of the system. Now, a computer aided design (CAD) model and prototype could easily be generated for testing and evaluation.</w:t>
      </w:r>
    </w:p>
    <w:p w:rsidR="003D0DDB" w:rsidRPr="00F565BA" w:rsidDel="00673D10" w:rsidRDefault="003D0DDB" w:rsidP="003D0DDB">
      <w:pPr>
        <w:tabs>
          <w:tab w:val="left" w:pos="288"/>
        </w:tabs>
        <w:rPr>
          <w:del w:id="191" w:author="Patton, Ryan" w:date="2019-11-14T15:16:00Z"/>
        </w:rPr>
      </w:pPr>
      <w:r>
        <w:tab/>
        <w:t>The modified level-2 architecture generated assumed results. The 75.3% result represents an improvement compared to other studies’ architecture evaluations which hovered around 65%-73% at its highest. The improvement comes from the revisions to the level-2 architecture. The system gained significant refinement at level-2 allowing for more detailed input into the aggregation equation. Still, the aggregation result was lower than the level-3 architecture’s results because at level-2 the system will just not contain as much detail as level-3 and the correlations capable of being inputted aren’t as defined.</w:t>
      </w:r>
      <w:del w:id="192" w:author="Patton, Ryan" w:date="2019-11-14T15:16:00Z">
        <w:r w:rsidRPr="00F565BA" w:rsidDel="00673D10">
          <w:delText>It is the responsibility of the author to obtain any required government or company reviews for their papers in advance of publication. Start early to determine if the reviews are required; this process can take several weeks.</w:delText>
        </w:r>
      </w:del>
    </w:p>
    <w:p w:rsidR="003D0DDB" w:rsidRPr="00F565BA" w:rsidDel="00673D10" w:rsidRDefault="003D0DDB" w:rsidP="003D0DDB">
      <w:pPr>
        <w:tabs>
          <w:tab w:val="left" w:pos="288"/>
        </w:tabs>
        <w:rPr>
          <w:del w:id="193" w:author="Patton, Ryan" w:date="2019-11-14T15:16:00Z"/>
        </w:rPr>
      </w:pPr>
      <w:del w:id="194" w:author="Patton, Ryan" w:date="2019-11-14T15:16:00Z">
        <w:r w:rsidRPr="00F565BA" w:rsidDel="00673D10">
          <w:delText>If you plan to attend an AIAA Forum,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delText>
        </w:r>
      </w:del>
    </w:p>
    <w:p w:rsidR="003D0DDB" w:rsidRPr="00F565BA" w:rsidRDefault="003D0DDB" w:rsidP="003D0DDB">
      <w:pPr>
        <w:tabs>
          <w:tab w:val="left" w:pos="288"/>
        </w:tabs>
      </w:pPr>
      <w:del w:id="195" w:author="Patton, Ryan" w:date="2019-11-14T15:16:00Z">
        <w:r w:rsidRPr="00F565BA" w:rsidDel="00673D10">
          <w:delText>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w:delText>
        </w:r>
        <w:r w:rsidDel="00673D10">
          <w:delText xml:space="preserve"> by completing the Visa Invitation Letter Request Form</w:delText>
        </w:r>
        <w:r w:rsidRPr="00F565BA" w:rsidDel="00673D10">
          <w:delText xml:space="preserve"> at </w:delText>
        </w:r>
        <w:r w:rsidDel="00673D10">
          <w:rPr>
            <w:u w:val="single"/>
          </w:rPr>
          <w:fldChar w:fldCharType="begin"/>
        </w:r>
        <w:r w:rsidDel="00673D10">
          <w:rPr>
            <w:u w:val="single"/>
          </w:rPr>
          <w:delInstrText xml:space="preserve"> HYPERLINK "https://www.aiaa.org/Secondary.aspx?id=6258%20%20" </w:delInstrText>
        </w:r>
        <w:r w:rsidDel="00673D10">
          <w:rPr>
            <w:u w:val="single"/>
          </w:rPr>
          <w:fldChar w:fldCharType="separate"/>
        </w:r>
        <w:r w:rsidRPr="00F565BA" w:rsidDel="00673D10">
          <w:rPr>
            <w:u w:val="single"/>
          </w:rPr>
          <w:delText>https://www.aiaa.org/Secondary.aspx?id=6258</w:delText>
        </w:r>
        <w:r w:rsidRPr="00F565BA" w:rsidDel="00673D10">
          <w:rPr>
            <w:rFonts w:ascii="Calibri" w:hAnsi="Calibri" w:cs="Calibri"/>
            <w:u w:val="single"/>
          </w:rPr>
          <w:delText xml:space="preserve"> </w:delText>
        </w:r>
        <w:r w:rsidDel="00673D10">
          <w:rPr>
            <w:rFonts w:ascii="Calibri" w:hAnsi="Calibri" w:cs="Calibri"/>
            <w:u w:val="single"/>
          </w:rPr>
          <w:fldChar w:fldCharType="end"/>
        </w:r>
        <w:r w:rsidRPr="00F565BA" w:rsidDel="00673D10">
          <w:delText xml:space="preserve"> or you may contact</w:delText>
        </w:r>
        <w:r w:rsidDel="00673D10">
          <w:delText xml:space="preserve"> the</w:delText>
        </w:r>
        <w:r w:rsidRPr="00F565BA" w:rsidDel="00673D10">
          <w:delText xml:space="preserve"> </w:delText>
        </w:r>
        <w:r w:rsidDel="00673D10">
          <w:delText xml:space="preserve">Event Registrar at </w:delText>
        </w:r>
        <w:r w:rsidDel="00673D10">
          <w:rPr>
            <w:rStyle w:val="Hyperlink"/>
          </w:rPr>
          <w:fldChar w:fldCharType="begin"/>
        </w:r>
        <w:r w:rsidDel="00673D10">
          <w:rPr>
            <w:rStyle w:val="Hyperlink"/>
          </w:rPr>
          <w:delInstrText xml:space="preserve"> HYPERLINK "mailto:invitation@aiaa.org" </w:delInstrText>
        </w:r>
        <w:r w:rsidDel="00673D10">
          <w:rPr>
            <w:rStyle w:val="Hyperlink"/>
          </w:rPr>
          <w:fldChar w:fldCharType="separate"/>
        </w:r>
        <w:r w:rsidRPr="00B76995" w:rsidDel="00673D10">
          <w:rPr>
            <w:rStyle w:val="Hyperlink"/>
          </w:rPr>
          <w:delText>invitation@aiaa.org</w:delText>
        </w:r>
        <w:r w:rsidDel="00673D10">
          <w:rPr>
            <w:rStyle w:val="Hyperlink"/>
          </w:rPr>
          <w:fldChar w:fldCharType="end"/>
        </w:r>
        <w:r w:rsidDel="00673D10">
          <w:delText xml:space="preserve"> </w:delText>
        </w:r>
        <w:r w:rsidDel="00673D10">
          <w:rPr>
            <w:rStyle w:val="Hyperlink"/>
          </w:rPr>
          <w:fldChar w:fldCharType="begin"/>
        </w:r>
        <w:r w:rsidDel="00673D10">
          <w:rPr>
            <w:rStyle w:val="Hyperlink"/>
          </w:rPr>
          <w:delInstrText xml:space="preserve"> HYPERLINK "mailto:the" </w:delInstrText>
        </w:r>
        <w:r w:rsidDel="00673D10">
          <w:rPr>
            <w:rStyle w:val="Hyperlink"/>
          </w:rPr>
          <w:fldChar w:fldCharType="separate"/>
        </w:r>
        <w:r w:rsidRPr="00B76995" w:rsidDel="00673D10">
          <w:rPr>
            <w:rStyle w:val="Hyperlink"/>
          </w:rPr>
          <w:delText>the</w:delText>
        </w:r>
        <w:r w:rsidDel="00673D10">
          <w:rPr>
            <w:rStyle w:val="Hyperlink"/>
          </w:rPr>
          <w:fldChar w:fldCharType="end"/>
        </w:r>
        <w:r w:rsidDel="00673D10">
          <w:delText xml:space="preserve"> </w:delText>
        </w:r>
        <w:r w:rsidRPr="00F565BA" w:rsidDel="00673D10">
          <w:delText xml:space="preserve"> for more information.</w:delText>
        </w:r>
      </w:del>
    </w:p>
    <w:p w:rsidR="003D0DDB" w:rsidRDefault="003D0DDB" w:rsidP="003D0DDB">
      <w:pPr>
        <w:numPr>
          <w:ilvl w:val="0"/>
          <w:numId w:val="2"/>
        </w:numPr>
        <w:tabs>
          <w:tab w:val="left" w:pos="288"/>
        </w:tabs>
        <w:spacing w:before="240"/>
        <w:outlineLvl w:val="1"/>
        <w:rPr>
          <w:ins w:id="196" w:author="Patton, Ryan" w:date="2019-11-18T15:47:00Z"/>
          <w:b/>
        </w:rPr>
      </w:pPr>
      <w:ins w:id="197" w:author="Patton, Ryan" w:date="2019-11-14T15:16:00Z">
        <w:r>
          <w:rPr>
            <w:b/>
          </w:rPr>
          <w:t>Assessing Level-3 System Architecture</w:t>
        </w:r>
      </w:ins>
    </w:p>
    <w:p w:rsidR="003D0DDB" w:rsidRDefault="003D0DDB" w:rsidP="003D0DDB">
      <w:pPr>
        <w:tabs>
          <w:tab w:val="left" w:pos="288"/>
        </w:tabs>
        <w:spacing w:before="240"/>
        <w:outlineLvl w:val="1"/>
      </w:pPr>
      <w:r>
        <w:tab/>
        <w:t>The level-3 system architecture provides sufficient details of the inner-workings of the system to corroborate its eventual realization. The thought given to the 3</w:t>
      </w:r>
      <w:r w:rsidRPr="00B74AAC">
        <w:rPr>
          <w:vertAlign w:val="superscript"/>
        </w:rPr>
        <w:t>rd</w:t>
      </w:r>
      <w:r>
        <w:t xml:space="preserve">-level of the architecture puts the system into more of a mission planning and concept of operations frame of mind. The functions added at level-3 consist of connecting, interfacing, configuring, estimating, timing, applying, measuring, testing distributing, consulting, autonomizing, and restructuring. The operands added at level-3 consist of operating system, sensors, interface, cube satellites, propulsion system, robotics, wiring, down/up link, communications, visuals, avionix, controls, navigation, locking support, and structural support. Figure 6 shows the various relationships formed between the operands at level-2 and the functions at level-3 and the functions at level-3 with the operands at level-3. The newly developed functions at level-3 formed as a direct reflection of the level-2 operands to flow into how the level-3 operands would operate. The level-3 operands provide new, more detailed subcomponents of the system to create a more detailed picture of how the system functions. </w:t>
      </w:r>
    </w:p>
    <w:p w:rsidR="003D0DDB" w:rsidRPr="007B0179" w:rsidRDefault="003D0DDB" w:rsidP="003D0DDB">
      <w:pPr>
        <w:tabs>
          <w:tab w:val="left" w:pos="288"/>
        </w:tabs>
        <w:spacing w:before="240"/>
        <w:jc w:val="center"/>
        <w:outlineLvl w:val="1"/>
        <w:rPr>
          <w:rPrChange w:id="198" w:author="Patton, Ryan" w:date="2019-11-18T15:47:00Z">
            <w:rPr>
              <w:b/>
            </w:rPr>
          </w:rPrChange>
        </w:rPr>
      </w:pPr>
      <w:r>
        <w:rPr>
          <w:b/>
          <w:noProof/>
        </w:rPr>
        <w:drawing>
          <wp:inline distT="0" distB="0" distL="0" distR="0" wp14:anchorId="17D8F20C" wp14:editId="78CA8628">
            <wp:extent cx="5943600" cy="3348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3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del w:id="199" w:author="Patton, Ryan" w:date="2019-11-14T15:16:00Z">
        <w:r w:rsidRPr="00F565BA" w:rsidDel="00673D10">
          <w:rPr>
            <w:b/>
          </w:rPr>
          <w:delText>Control ID Number vs Paper Number</w:delText>
        </w:r>
      </w:del>
    </w:p>
    <w:p w:rsidR="003D0DDB" w:rsidRDefault="003D0DDB">
      <w:pPr>
        <w:tabs>
          <w:tab w:val="left" w:pos="288"/>
        </w:tabs>
        <w:ind w:firstLine="288"/>
        <w:jc w:val="center"/>
        <w:rPr>
          <w:b/>
        </w:rPr>
        <w:pPrChange w:id="200" w:author="Patton, Ryan" w:date="2019-11-14T15:17:00Z">
          <w:pPr>
            <w:tabs>
              <w:tab w:val="left" w:pos="288"/>
            </w:tabs>
            <w:spacing w:before="240"/>
            <w:outlineLvl w:val="1"/>
          </w:pPr>
        </w:pPrChange>
      </w:pPr>
      <w:r>
        <w:rPr>
          <w:b/>
        </w:rPr>
        <w:t>Figure 7. Level-3 Systems Architecture</w:t>
      </w:r>
    </w:p>
    <w:p w:rsidR="003D0DDB" w:rsidRDefault="003D0DDB" w:rsidP="003D0DDB">
      <w:pPr>
        <w:tabs>
          <w:tab w:val="left" w:pos="288"/>
        </w:tabs>
        <w:rPr>
          <w:b/>
        </w:rPr>
      </w:pPr>
    </w:p>
    <w:p w:rsidR="003D0DDB" w:rsidRDefault="003D0DDB">
      <w:pPr>
        <w:tabs>
          <w:tab w:val="left" w:pos="288"/>
        </w:tabs>
        <w:pPrChange w:id="201" w:author="Patton, Ryan" w:date="2019-11-14T15:17:00Z">
          <w:pPr>
            <w:tabs>
              <w:tab w:val="left" w:pos="288"/>
            </w:tabs>
            <w:spacing w:before="240"/>
            <w:outlineLvl w:val="1"/>
          </w:pPr>
        </w:pPrChange>
      </w:pPr>
      <w:r>
        <w:tab/>
        <w:t xml:space="preserve">The level-3 architecture represents the final level of sufficient detail to design the system. Enough thought has been given to the necessary components needed in the system. </w:t>
      </w:r>
    </w:p>
    <w:p w:rsidR="003D0DDB" w:rsidRPr="00F565BA" w:rsidDel="00673D10" w:rsidRDefault="003D0DDB" w:rsidP="003D0DDB">
      <w:pPr>
        <w:tabs>
          <w:tab w:val="left" w:pos="288"/>
        </w:tabs>
        <w:rPr>
          <w:del w:id="202" w:author="Patton, Ryan" w:date="2019-11-14T15:17:00Z"/>
        </w:rPr>
      </w:pPr>
      <w:r>
        <w:tab/>
        <w:t>The 77.2% mark shows very impressive margins of success relative to the mission. Expectedly, the level-3 architecture generated the highest aggregation percentage result. At level-3 the inputs increase at a level past exponentially. By the aggregation results increasing from level-2, to level-2 modified, to level-3, the system is validated without fault. A level-3 architecture generating a lower percentage than the level-2 or modified level-2 architecture would show the additional inputs at level-3 do not validate the system and either the inputs need revision or the system as a whole is poorly designed.</w:t>
      </w:r>
    </w:p>
    <w:p w:rsidR="003D0DDB" w:rsidRDefault="003D0DDB">
      <w:pPr>
        <w:tabs>
          <w:tab w:val="left" w:pos="288"/>
        </w:tabs>
        <w:rPr>
          <w:b/>
        </w:rPr>
        <w:pPrChange w:id="203" w:author="Patton, Ryan" w:date="2019-11-14T15:17:00Z">
          <w:pPr>
            <w:tabs>
              <w:tab w:val="left" w:pos="288"/>
            </w:tabs>
            <w:spacing w:before="240"/>
            <w:outlineLvl w:val="1"/>
          </w:pPr>
        </w:pPrChange>
      </w:pPr>
    </w:p>
    <w:p w:rsidR="003D0DDB" w:rsidRPr="00F565BA" w:rsidDel="00673D10" w:rsidRDefault="003D0DDB" w:rsidP="003D0DDB">
      <w:pPr>
        <w:numPr>
          <w:ilvl w:val="0"/>
          <w:numId w:val="1"/>
        </w:numPr>
        <w:tabs>
          <w:tab w:val="clear" w:pos="360"/>
          <w:tab w:val="num" w:pos="180"/>
          <w:tab w:val="left" w:pos="288"/>
        </w:tabs>
        <w:spacing w:before="240"/>
        <w:ind w:left="180" w:hanging="180"/>
        <w:outlineLvl w:val="1"/>
        <w:rPr>
          <w:del w:id="204" w:author="Patton, Ryan" w:date="2019-11-14T15:17:00Z"/>
          <w:b/>
        </w:rPr>
      </w:pPr>
      <w:del w:id="205" w:author="Patton, Ryan" w:date="2019-11-14T15:17:00Z">
        <w:r w:rsidRPr="00F565BA" w:rsidDel="00673D10">
          <w:rPr>
            <w:b/>
          </w:rPr>
          <w:lastRenderedPageBreak/>
          <w:delText>Copyright</w:delText>
        </w:r>
      </w:del>
    </w:p>
    <w:p w:rsidR="003D0DDB" w:rsidRPr="00F565BA" w:rsidDel="00673D10" w:rsidRDefault="003D0DDB" w:rsidP="003D0DDB">
      <w:pPr>
        <w:numPr>
          <w:ilvl w:val="0"/>
          <w:numId w:val="1"/>
        </w:numPr>
        <w:tabs>
          <w:tab w:val="clear" w:pos="360"/>
          <w:tab w:val="num" w:pos="180"/>
          <w:tab w:val="left" w:pos="288"/>
        </w:tabs>
        <w:ind w:left="180" w:hanging="180"/>
        <w:rPr>
          <w:del w:id="206" w:author="Patton, Ryan" w:date="2019-11-14T15:17:00Z"/>
        </w:rPr>
      </w:pPr>
      <w:del w:id="207" w:author="Patton, Ryan" w:date="2019-11-14T15:17:00Z">
        <w:r w:rsidRPr="00F565BA" w:rsidDel="00673D10">
          <w:delText xml:space="preserve">Before AIAA can print or publish any paper, the copyright information must be completed </w:delText>
        </w:r>
        <w:r w:rsidDel="00673D10">
          <w:delText>in the submission system</w:delText>
        </w:r>
        <w:r w:rsidRPr="00F565BA" w:rsidDel="00673D10">
          <w:delText xml:space="preserve">. Failure to complete the </w:delText>
        </w:r>
        <w:r w:rsidDel="00673D10">
          <w:delText xml:space="preserve">electronic </w:delText>
        </w:r>
        <w:r w:rsidRPr="00F565BA" w:rsidDel="00673D10">
          <w:delText>form correctly could result in your paper not being published. The following fields must be completed:</w:delText>
        </w:r>
      </w:del>
    </w:p>
    <w:p w:rsidR="003D0DDB" w:rsidRPr="00F565BA" w:rsidDel="00673D10" w:rsidRDefault="003D0DDB" w:rsidP="003D0DDB">
      <w:pPr>
        <w:numPr>
          <w:ilvl w:val="0"/>
          <w:numId w:val="1"/>
        </w:numPr>
        <w:tabs>
          <w:tab w:val="clear" w:pos="360"/>
          <w:tab w:val="num" w:pos="180"/>
          <w:tab w:val="left" w:pos="288"/>
        </w:tabs>
        <w:ind w:left="180" w:hanging="180"/>
        <w:rPr>
          <w:del w:id="208" w:author="Patton, Ryan" w:date="2019-11-14T15:17:00Z"/>
        </w:rPr>
      </w:pPr>
      <w:del w:id="209" w:author="Patton, Ryan" w:date="2019-11-14T15:17:00Z">
        <w:r w:rsidRPr="00F565BA" w:rsidDel="00673D10">
          <w:delText>Clearance Statement</w:delText>
        </w:r>
      </w:del>
    </w:p>
    <w:p w:rsidR="003D0DDB" w:rsidRPr="00F565BA" w:rsidDel="00673D10" w:rsidRDefault="003D0DDB" w:rsidP="003D0DDB">
      <w:pPr>
        <w:numPr>
          <w:ilvl w:val="0"/>
          <w:numId w:val="1"/>
        </w:numPr>
        <w:tabs>
          <w:tab w:val="clear" w:pos="360"/>
          <w:tab w:val="num" w:pos="180"/>
          <w:tab w:val="left" w:pos="288"/>
        </w:tabs>
        <w:ind w:left="180" w:hanging="180"/>
        <w:rPr>
          <w:del w:id="210" w:author="Patton, Ryan" w:date="2019-11-14T15:17:00Z"/>
        </w:rPr>
      </w:pPr>
      <w:del w:id="211" w:author="Patton, Ryan" w:date="2019-11-14T15:17:00Z">
        <w:r w:rsidRPr="00F565BA" w:rsidDel="00673D10">
          <w:delText>Non-Infringement Statement</w:delText>
        </w:r>
      </w:del>
    </w:p>
    <w:p w:rsidR="003D0DDB" w:rsidRPr="00F565BA" w:rsidDel="00673D10" w:rsidRDefault="003D0DDB" w:rsidP="003D0DDB">
      <w:pPr>
        <w:numPr>
          <w:ilvl w:val="0"/>
          <w:numId w:val="1"/>
        </w:numPr>
        <w:tabs>
          <w:tab w:val="clear" w:pos="360"/>
          <w:tab w:val="num" w:pos="180"/>
          <w:tab w:val="left" w:pos="288"/>
        </w:tabs>
        <w:ind w:left="180" w:hanging="180"/>
        <w:rPr>
          <w:del w:id="212" w:author="Patton, Ryan" w:date="2019-11-14T15:17:00Z"/>
        </w:rPr>
      </w:pPr>
      <w:del w:id="213" w:author="Patton, Ryan" w:date="2019-11-14T15:17:00Z">
        <w:r w:rsidRPr="00F565BA" w:rsidDel="00673D10">
          <w:delText>Publication Status Statement</w:delText>
        </w:r>
      </w:del>
    </w:p>
    <w:p w:rsidR="003D0DDB" w:rsidRPr="00F565BA" w:rsidDel="00673D10" w:rsidRDefault="003D0DDB" w:rsidP="003D0DDB">
      <w:pPr>
        <w:numPr>
          <w:ilvl w:val="0"/>
          <w:numId w:val="1"/>
        </w:numPr>
        <w:tabs>
          <w:tab w:val="clear" w:pos="360"/>
          <w:tab w:val="num" w:pos="180"/>
          <w:tab w:val="left" w:pos="288"/>
        </w:tabs>
        <w:ind w:left="180" w:hanging="180"/>
        <w:rPr>
          <w:del w:id="214" w:author="Patton, Ryan" w:date="2019-11-14T15:17:00Z"/>
        </w:rPr>
      </w:pPr>
      <w:del w:id="215" w:author="Patton, Ryan" w:date="2019-11-14T15:17:00Z">
        <w:r w:rsidRPr="00F565BA" w:rsidDel="00673D10">
          <w:delText>One Copyright Assignment Statement (Select either A, B, C, or D)</w:delText>
        </w:r>
      </w:del>
    </w:p>
    <w:p w:rsidR="003D0DDB" w:rsidRPr="00F565BA" w:rsidDel="00673D10" w:rsidRDefault="003D0DDB" w:rsidP="003D0DDB">
      <w:pPr>
        <w:numPr>
          <w:ilvl w:val="0"/>
          <w:numId w:val="1"/>
        </w:numPr>
        <w:tabs>
          <w:tab w:val="clear" w:pos="360"/>
          <w:tab w:val="num" w:pos="180"/>
          <w:tab w:val="left" w:pos="288"/>
        </w:tabs>
        <w:ind w:left="180" w:hanging="180"/>
        <w:rPr>
          <w:del w:id="216" w:author="Patton, Ryan" w:date="2019-11-14T15:17:00Z"/>
        </w:rPr>
      </w:pPr>
      <w:del w:id="217" w:author="Patton, Ryan" w:date="2019-11-14T15:17:00Z">
        <w:r w:rsidRPr="00F565BA" w:rsidDel="00673D10">
          <w:delText>Be sure to read the copyright statements carefully. AIAA requires a copyright transfer from the author(s) to AIAA or a license to publish and distribute your material; government authors can assert that the work is in the public domain. If you are not sure which copyright statement to use, contact your legal department</w:delText>
        </w:r>
        <w:r w:rsidDel="00673D10">
          <w:delText>.</w:delText>
        </w:r>
        <w:r w:rsidRPr="00F565BA" w:rsidDel="00673D10">
          <w:delText xml:space="preserve"> </w:delText>
        </w:r>
        <w:r w:rsidDel="00673D10">
          <w:delText xml:space="preserve">Refer to AIAA’s Rights and Permissions page at www.aiaa.org for more information; </w:delText>
        </w:r>
        <w:r w:rsidRPr="00F565BA" w:rsidDel="00673D10">
          <w:delText xml:space="preserve">AIAA cannot help you determine which statement to use. </w:delText>
        </w:r>
        <w:r w:rsidDel="00673D10">
          <w:delText xml:space="preserve">Do not include a copyright statement anywhere on your paper. </w:delText>
        </w:r>
        <w:r w:rsidRPr="00F565BA" w:rsidDel="00673D10">
          <w:delText>The correct statement will be stamped automatically at the time of processing.</w:delText>
        </w:r>
      </w:del>
    </w:p>
    <w:p w:rsidR="003D0DDB" w:rsidRPr="00F565BA" w:rsidDel="00673D10" w:rsidRDefault="003D0DDB" w:rsidP="003D0DDB">
      <w:pPr>
        <w:numPr>
          <w:ilvl w:val="0"/>
          <w:numId w:val="1"/>
        </w:numPr>
        <w:tabs>
          <w:tab w:val="clear" w:pos="360"/>
          <w:tab w:val="num" w:pos="180"/>
          <w:tab w:val="left" w:pos="288"/>
        </w:tabs>
        <w:spacing w:before="240"/>
        <w:ind w:left="180" w:hanging="180"/>
        <w:outlineLvl w:val="1"/>
        <w:rPr>
          <w:del w:id="218" w:author="Patton, Ryan" w:date="2019-11-14T15:17:00Z"/>
          <w:b/>
        </w:rPr>
      </w:pPr>
      <w:del w:id="219" w:author="Patton, Ryan" w:date="2019-11-14T15:17:00Z">
        <w:r w:rsidRPr="00F565BA" w:rsidDel="00673D10">
          <w:rPr>
            <w:b/>
          </w:rPr>
          <w:delText>Submission Deadlines</w:delText>
        </w:r>
      </w:del>
    </w:p>
    <w:p w:rsidR="003D0DDB" w:rsidDel="00673D10" w:rsidRDefault="003D0DDB" w:rsidP="003D0DDB">
      <w:pPr>
        <w:numPr>
          <w:ilvl w:val="0"/>
          <w:numId w:val="1"/>
        </w:numPr>
        <w:tabs>
          <w:tab w:val="clear" w:pos="360"/>
          <w:tab w:val="num" w:pos="180"/>
        </w:tabs>
        <w:ind w:left="180" w:hanging="180"/>
        <w:rPr>
          <w:del w:id="220" w:author="Patton, Ryan" w:date="2019-11-14T15:17:00Z"/>
          <w:b/>
        </w:rPr>
      </w:pPr>
      <w:del w:id="221" w:author="Patton, Ryan" w:date="2019-11-14T15:17:00Z">
        <w:r w:rsidRPr="00F565BA" w:rsidDel="00673D10">
          <w:delText xml:space="preserve">Manuscripts will be accepted for upload to the system from the receipt of the email invitation until the deadline set for the conference. You will be notified of the specific manuscript submission deadline in your acceptance letter, and the deadline will also be listed on the conference web page at AIAA.  </w:delText>
        </w:r>
        <w:r w:rsidDel="00673D10">
          <w:delText>D</w:delText>
        </w:r>
        <w:r w:rsidRPr="00F565BA" w:rsidDel="00673D10">
          <w:delText xml:space="preserve">o not upload a draft version of your manuscript with the intent to upload a final version later. </w:delText>
        </w:r>
        <w:r w:rsidRPr="0074265B" w:rsidDel="00673D10">
          <w:rPr>
            <w:b/>
          </w:rPr>
          <w:delText>Please review your manuscript very carefully before completing your submission to ensure that your paper is complete and final in all respects. Once the manuscript deadline has passed</w:delText>
        </w:r>
        <w:r w:rsidDel="00673D10">
          <w:rPr>
            <w:b/>
          </w:rPr>
          <w:delText>,</w:delText>
        </w:r>
        <w:r w:rsidRPr="0074265B" w:rsidDel="00673D10">
          <w:rPr>
            <w:b/>
          </w:rPr>
          <w:delText xml:space="preserve"> you will be locked out of the manuscript site, so it is critical that you upload a final, carefully proofed document.</w:delText>
        </w:r>
      </w:del>
    </w:p>
    <w:p w:rsidR="003D0DDB" w:rsidDel="00673D10" w:rsidRDefault="003D0DDB" w:rsidP="003D0DDB">
      <w:pPr>
        <w:numPr>
          <w:ilvl w:val="0"/>
          <w:numId w:val="1"/>
        </w:numPr>
        <w:tabs>
          <w:tab w:val="clear" w:pos="360"/>
          <w:tab w:val="num" w:pos="180"/>
          <w:tab w:val="left" w:pos="288"/>
        </w:tabs>
        <w:ind w:left="180" w:hanging="180"/>
        <w:rPr>
          <w:del w:id="222" w:author="Patton, Ryan" w:date="2019-11-14T15:17:00Z"/>
        </w:rPr>
      </w:pPr>
      <w:del w:id="223" w:author="Patton, Ryan" w:date="2019-11-14T15:17:00Z">
        <w:r w:rsidDel="00673D10">
          <w:delText xml:space="preserve">Online conference proceedings will be made accessible to attendees who have registered for the “full conference” when the conference opens. </w:delText>
        </w:r>
        <w:r w:rsidRPr="0074265B" w:rsidDel="00673D10">
          <w:delText>Once the proceedings are published online</w:delText>
        </w:r>
        <w:r w:rsidDel="00673D10">
          <w:delText>,</w:delText>
        </w:r>
        <w:r w:rsidRPr="0074265B" w:rsidDel="00673D10">
          <w:delText xml:space="preserve"> </w:delText>
        </w:r>
        <w:r w:rsidDel="00673D10">
          <w:delText>the conference papers</w:delText>
        </w:r>
        <w:r w:rsidRPr="0074265B" w:rsidDel="00673D10">
          <w:delText xml:space="preserve"> will be considered the version of record and may not be removed or replaced. Changes to </w:delText>
        </w:r>
        <w:r w:rsidDel="00673D10">
          <w:delText>published papers</w:delText>
        </w:r>
        <w:r w:rsidRPr="0074265B" w:rsidDel="00673D10">
          <w:delText xml:space="preserve"> can be made</w:delText>
        </w:r>
        <w:r w:rsidDel="00673D10">
          <w:delText xml:space="preserve"> available</w:delText>
        </w:r>
        <w:r w:rsidRPr="0074265B" w:rsidDel="00673D10">
          <w:delText xml:space="preserve"> through the Crossmark feature</w:delText>
        </w:r>
        <w:r w:rsidDel="00673D10">
          <w:delText>, where corrections and updates are accessed by clicking the Crossmark icon available on every paper published in Aerospace Research Central</w:delText>
        </w:r>
        <w:r w:rsidRPr="0074265B" w:rsidDel="00673D10">
          <w:delText>.</w:delText>
        </w:r>
      </w:del>
    </w:p>
    <w:p w:rsidR="003D0DDB" w:rsidRPr="0074265B" w:rsidDel="00673D10" w:rsidRDefault="003D0DDB" w:rsidP="003D0DDB">
      <w:pPr>
        <w:numPr>
          <w:ilvl w:val="0"/>
          <w:numId w:val="1"/>
        </w:numPr>
        <w:tabs>
          <w:tab w:val="clear" w:pos="360"/>
          <w:tab w:val="num" w:pos="180"/>
          <w:tab w:val="left" w:pos="288"/>
        </w:tabs>
        <w:ind w:left="180" w:hanging="180"/>
        <w:rPr>
          <w:del w:id="224" w:author="Patton, Ryan" w:date="2019-11-14T15:17:00Z"/>
        </w:rPr>
      </w:pPr>
      <w:del w:id="225" w:author="Patton, Ryan" w:date="2019-11-14T15:17:00Z">
        <w:r w:rsidDel="00673D10">
          <w:delText xml:space="preserve">The opportunity to submit Crossmark updates will be provided to presenting authors starting the first day of the conference through 2000 hrs/8 pm Eastern Time, seven business days after the last day of the conference.  </w:delText>
        </w:r>
        <w:r w:rsidRPr="00F565BA" w:rsidDel="00673D10">
          <w:delText>The pr</w:delText>
        </w:r>
        <w:r w:rsidDel="00673D10">
          <w:delText xml:space="preserve">oceedings will be updated with Crossmark updates </w:delText>
        </w:r>
        <w:r w:rsidRPr="00F565BA" w:rsidDel="00673D10">
          <w:delText xml:space="preserve">shortly after that date.  </w:delText>
        </w:r>
        <w:r w:rsidRPr="00C86782" w:rsidDel="00673D10">
          <w:delText>AIAA will NOT accept changes and/or change requests that solely correct grammatical errors, spelling errors</w:delText>
        </w:r>
        <w:r w:rsidDel="00673D10">
          <w:delText>,</w:delText>
        </w:r>
        <w:r w:rsidRPr="00C86782" w:rsidDel="00673D10">
          <w:delText xml:space="preserve"> or errors in formatting.  All corrections should be for editorially significant changes where the change affects interpretation or crediting of the work.</w:delText>
        </w:r>
      </w:del>
    </w:p>
    <w:p w:rsidR="003D0DDB" w:rsidRPr="00F565BA" w:rsidDel="00673D10" w:rsidRDefault="003D0DDB" w:rsidP="003D0DDB">
      <w:pPr>
        <w:numPr>
          <w:ilvl w:val="0"/>
          <w:numId w:val="1"/>
        </w:numPr>
        <w:tabs>
          <w:tab w:val="clear" w:pos="360"/>
          <w:tab w:val="num" w:pos="180"/>
          <w:tab w:val="left" w:pos="288"/>
        </w:tabs>
        <w:ind w:left="180" w:hanging="180"/>
        <w:rPr>
          <w:del w:id="226" w:author="Patton, Ryan" w:date="2019-11-14T15:17:00Z"/>
        </w:rPr>
      </w:pPr>
    </w:p>
    <w:p w:rsidR="003D0DDB" w:rsidRPr="00F565BA" w:rsidDel="00673D10" w:rsidRDefault="003D0DDB" w:rsidP="003D0DDB">
      <w:pPr>
        <w:numPr>
          <w:ilvl w:val="0"/>
          <w:numId w:val="1"/>
        </w:numPr>
        <w:tabs>
          <w:tab w:val="clear" w:pos="360"/>
          <w:tab w:val="num" w:pos="180"/>
          <w:tab w:val="left" w:pos="288"/>
        </w:tabs>
        <w:ind w:left="180" w:hanging="180"/>
        <w:rPr>
          <w:del w:id="227" w:author="Patton, Ryan" w:date="2019-11-14T15:17:00Z"/>
        </w:rPr>
      </w:pPr>
      <w:del w:id="228" w:author="Patton, Ryan" w:date="2019-11-14T15:17:00Z">
        <w:r w:rsidRPr="005902AE" w:rsidDel="00673D10">
          <w:delText xml:space="preserve">To ensure conference quality, session chairs will enforce a "no paper, no podium" rule. </w:delText>
        </w:r>
        <w:r w:rsidDel="00673D10">
          <w:delText>This policy is</w:delText>
        </w:r>
        <w:r w:rsidRPr="005902AE" w:rsidDel="00673D10">
          <w:delText xml:space="preserve"> intended to eliminate no-shows, to improve the quality of the conference for all participants, and to ensure that the published proceedings accurately represent the presentations made at a conference.</w:delText>
        </w:r>
        <w:r w:rsidRPr="00F565BA" w:rsidDel="00673D10">
          <w:delText xml:space="preserve"> </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D</w:t>
      </w:r>
      <w:ins w:id="229" w:author="Patton, Ryan" w:date="2019-11-14T15:12:00Z">
        <w:r>
          <w:rPr>
            <w:b/>
            <w:kern w:val="32"/>
            <w:sz w:val="22"/>
          </w:rPr>
          <w:t>iscussion of Results</w:t>
        </w:r>
      </w:ins>
      <w:del w:id="230" w:author="Patton, Ryan" w:date="2019-11-14T15:12:00Z">
        <w:r w:rsidRPr="00F565BA" w:rsidDel="004E506A">
          <w:rPr>
            <w:b/>
            <w:kern w:val="32"/>
            <w:sz w:val="22"/>
          </w:rPr>
          <w:delText>etailed Formatting Instructions</w:delText>
        </w:r>
      </w:del>
    </w:p>
    <w:p w:rsidR="003D0DDB" w:rsidRDefault="003D0DDB" w:rsidP="003D0DDB">
      <w:pPr>
        <w:tabs>
          <w:tab w:val="left" w:pos="288"/>
        </w:tabs>
      </w:pPr>
      <w:r>
        <w:t xml:space="preserve">The thought needed to conduct level-2, modified level-2, and level-3 architectures showcases the intrinsic detail present in the system. The research given in the trade studies hammers out the specific system details to form a realistic portrayal of the technologies to utilize in a future prototype. The previous studies presented can now be analyzed to determine how successful they will be using the ‘ilities of the system as fuzzy grading criteria. </w:t>
      </w:r>
    </w:p>
    <w:p w:rsidR="003D0DDB" w:rsidRDefault="003D0DDB" w:rsidP="003D0DDB">
      <w:pPr>
        <w:tabs>
          <w:tab w:val="left" w:pos="288"/>
        </w:tabs>
      </w:pPr>
      <w:r>
        <w:tab/>
        <w:t xml:space="preserve">The assessment criteria for an applicable model may include design considerations such as extendable, sizable, flexible, durable, operable, etc… A Kiviat Chart illustrating what a fuzzy evaluation based on design considerations may be seen in Figure XX. Early on in the design process, the system may be generally assessed by further defining fuzzy criteria. For example, an “unacceptable” system may read “Architecture is unacceptable if all the key performance parameters (KPPs) are more than 50% away from their minimum numerical values assigned to their respective categories”. </w:t>
      </w:r>
    </w:p>
    <w:p w:rsidR="003D0DDB" w:rsidRDefault="003D0DDB" w:rsidP="003D0DDB">
      <w:pPr>
        <w:tabs>
          <w:tab w:val="left" w:pos="288"/>
        </w:tabs>
      </w:pPr>
      <w:r>
        <w:tab/>
      </w:r>
    </w:p>
    <w:p w:rsidR="003D0DDB" w:rsidRDefault="003D0DDB" w:rsidP="003D0DDB">
      <w:pPr>
        <w:tabs>
          <w:tab w:val="left" w:pos="288"/>
        </w:tabs>
        <w:jc w:val="center"/>
      </w:pPr>
      <w:r>
        <w:rPr>
          <w:noProof/>
        </w:rPr>
        <w:drawing>
          <wp:inline distT="0" distB="0" distL="0" distR="0" wp14:anchorId="0C899788" wp14:editId="1586FE92">
            <wp:extent cx="4895850" cy="2886075"/>
            <wp:effectExtent l="0" t="0" r="0" b="9525"/>
            <wp:docPr id="13" name="Chart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3E4162C-0A25-4811-9AF0-F40B9AEA1D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D0DDB" w:rsidRDefault="003D0DDB" w:rsidP="003D0DDB">
      <w:pPr>
        <w:tabs>
          <w:tab w:val="left" w:pos="288"/>
        </w:tabs>
        <w:jc w:val="center"/>
        <w:rPr>
          <w:b/>
        </w:rPr>
      </w:pPr>
      <w:r>
        <w:rPr>
          <w:b/>
        </w:rPr>
        <w:t>Figure 8. Kiviat Chart Fuzzy Evaluation</w:t>
      </w:r>
    </w:p>
    <w:p w:rsidR="003D0DDB" w:rsidRDefault="003D0DDB" w:rsidP="003D0DDB">
      <w:pPr>
        <w:tabs>
          <w:tab w:val="left" w:pos="288"/>
        </w:tabs>
        <w:jc w:val="center"/>
        <w:rPr>
          <w:b/>
        </w:rPr>
      </w:pPr>
    </w:p>
    <w:p w:rsidR="003D0DDB" w:rsidRPr="00006D58" w:rsidRDefault="003D0DDB" w:rsidP="003D0DDB">
      <w:pPr>
        <w:tabs>
          <w:tab w:val="left" w:pos="288"/>
        </w:tabs>
        <w:jc w:val="left"/>
        <w:rPr>
          <w:b/>
        </w:rPr>
      </w:pPr>
    </w:p>
    <w:p w:rsidR="003D0DDB" w:rsidRDefault="003D0DDB" w:rsidP="003D0DDB">
      <w:pPr>
        <w:tabs>
          <w:tab w:val="left" w:pos="288"/>
        </w:tabs>
      </w:pPr>
      <w:r>
        <w:tab/>
        <w:t>With each system comes a certain degree of uncertainty afforded by human error in judgment. The assessment model seen in Figure 8 quantifies the uncertainty based on usability as related to the particular NEA capturing system. Information both static and dynamic may change throughout the system and its related processes. The assessment model captures each evaluation criteria’s desired attributes for structure and functionality. By grouping certain principles and introducing preferred relations into the system design process, a perceptual mathematical model can be developed.</w:t>
      </w:r>
    </w:p>
    <w:p w:rsidR="003D0DDB" w:rsidRDefault="003D0DDB">
      <w:pPr>
        <w:tabs>
          <w:tab w:val="left" w:pos="288"/>
        </w:tabs>
        <w:pPrChange w:id="231" w:author="Patton, Ryan" w:date="2019-11-18T15:48:00Z">
          <w:pPr>
            <w:tabs>
              <w:tab w:val="left" w:pos="288"/>
            </w:tabs>
            <w:ind w:firstLine="288"/>
          </w:pPr>
        </w:pPrChange>
      </w:pPr>
      <w:r>
        <w:tab/>
        <w:t>The studies of asteroid mining assessment models shows obvious inconclusive results. One study, claimed to derive value from strictly the water in asteroids and placed the system in a mission setting claiming the only value in asteroids is from water as a source of fuel. The bold claim is well-researched but poorly executed, forgetting to account for various developing technologies to transform the whole space landscape.</w:t>
      </w:r>
    </w:p>
    <w:p w:rsidR="003D0DDB" w:rsidRPr="00F565BA" w:rsidDel="00673D10" w:rsidRDefault="003D0DDB" w:rsidP="003D0DDB">
      <w:pPr>
        <w:tabs>
          <w:tab w:val="left" w:pos="288"/>
        </w:tabs>
        <w:rPr>
          <w:del w:id="232" w:author="Patton, Ryan" w:date="2019-11-14T15:15:00Z"/>
        </w:rPr>
      </w:pPr>
      <w:r>
        <w:tab/>
        <w:t xml:space="preserve">As mentioned earlier, most studies contained aggregation results with systems achieving 60-75% showing the results achieved were positive and expected. Additional research altering the evaluation weights may significantly alter the results which were not tested in the scope of this study. </w:t>
      </w:r>
      <w:del w:id="233" w:author="Patton, Ryan" w:date="2019-11-14T15:15:00Z">
        <w:r w:rsidRPr="00F565BA" w:rsidDel="00673D10">
          <w:delText xml:space="preserve">If you are using the AIAA </w:delText>
        </w:r>
        <w:r w:rsidDel="00673D10">
          <w:delText xml:space="preserve">Meeting </w:delText>
        </w:r>
        <w:r w:rsidRPr="00F565BA" w:rsidDel="00673D10">
          <w:delText>Papers</w:delText>
        </w:r>
        <w:r w:rsidDel="00673D10">
          <w:delText xml:space="preserve"> </w:delText>
        </w:r>
        <w:r w:rsidRPr="00F565BA" w:rsidDel="00673D10">
          <w:delText xml:space="preserve">emplate.dotx file to prepare your manuscript, you can simply type your own text over sections of this document or cut and paste from another document and use the available markup styles. If you choose to cut and paste, select the text from your original Word document and choose Edit&gt;Copy. (Do not select your title and author information, since the document spacing may be affected. It is a simple task to reenter your title and author information in the template.) Open the </w:delText>
        </w:r>
        <w:r w:rsidDel="00673D10">
          <w:delText xml:space="preserve">template </w:delText>
        </w:r>
        <w:r w:rsidRPr="00F565BA" w:rsidDel="00673D10">
          <w:delText>file. Place your cursor in the text area of the template and select Edit&gt;Paste Special. When the Paste Special box opens, choose “</w:delText>
        </w:r>
        <w:r w:rsidDel="00673D10">
          <w:delText>unformatted text” or “keep source formatting</w:delText>
        </w:r>
        <w:r w:rsidRPr="00F565BA" w:rsidDel="00673D10">
          <w:delText>.” Please note that special formatting (e.g., subscripts, superscripts, italics) may be lost when you copy your text into the template. Use italics for emphasis; do not underline. Use the “Print Layout” feature from the “View” menu bar (View&gt;Print Layout) to see the most accurate representation of how your final paper will appear.</w:delText>
        </w:r>
      </w:del>
    </w:p>
    <w:p w:rsidR="003D0DDB" w:rsidRPr="00F565BA" w:rsidDel="00673D10" w:rsidRDefault="003D0DDB">
      <w:pPr>
        <w:tabs>
          <w:tab w:val="left" w:pos="288"/>
        </w:tabs>
        <w:rPr>
          <w:del w:id="234" w:author="Patton, Ryan" w:date="2019-11-14T15:15:00Z"/>
        </w:rPr>
        <w:pPrChange w:id="235" w:author="Patton, Ryan" w:date="2019-11-18T15:48:00Z">
          <w:pPr>
            <w:tabs>
              <w:tab w:val="left" w:pos="288"/>
            </w:tabs>
            <w:ind w:firstLine="288"/>
          </w:pPr>
        </w:pPrChange>
      </w:pPr>
    </w:p>
    <w:p w:rsidR="003D0DDB" w:rsidRPr="00F565BA" w:rsidDel="00673D10" w:rsidRDefault="003D0DDB">
      <w:pPr>
        <w:tabs>
          <w:tab w:val="left" w:pos="288"/>
        </w:tabs>
        <w:rPr>
          <w:del w:id="236" w:author="Patton, Ryan" w:date="2019-11-14T15:15:00Z"/>
          <w:b/>
        </w:rPr>
        <w:pPrChange w:id="237" w:author="Patton, Ryan" w:date="2019-11-18T15:48:00Z">
          <w:pPr>
            <w:numPr>
              <w:numId w:val="5"/>
            </w:numPr>
            <w:tabs>
              <w:tab w:val="left" w:pos="288"/>
              <w:tab w:val="num" w:pos="360"/>
              <w:tab w:val="num" w:pos="720"/>
            </w:tabs>
            <w:spacing w:before="240"/>
            <w:ind w:left="720" w:hanging="720"/>
            <w:outlineLvl w:val="1"/>
          </w:pPr>
        </w:pPrChange>
      </w:pPr>
      <w:del w:id="238" w:author="Patton, Ryan" w:date="2019-11-14T15:15:00Z">
        <w:r w:rsidRPr="00F565BA" w:rsidDel="00673D10">
          <w:rPr>
            <w:b/>
          </w:rPr>
          <w:delText>Document Text</w:delText>
        </w:r>
      </w:del>
    </w:p>
    <w:p w:rsidR="003D0DDB" w:rsidDel="00673D10" w:rsidRDefault="003D0DDB">
      <w:pPr>
        <w:tabs>
          <w:tab w:val="left" w:pos="288"/>
        </w:tabs>
        <w:rPr>
          <w:del w:id="239" w:author="Patton, Ryan" w:date="2019-11-14T15:15:00Z"/>
        </w:rPr>
        <w:pPrChange w:id="240" w:author="Patton, Ryan" w:date="2019-11-18T15:48:00Z">
          <w:pPr>
            <w:tabs>
              <w:tab w:val="left" w:pos="288"/>
            </w:tabs>
            <w:ind w:firstLine="288"/>
          </w:pPr>
        </w:pPrChange>
      </w:pPr>
      <w:del w:id="241" w:author="Patton, Ryan" w:date="2019-11-14T15:15:00Z">
        <w:r w:rsidRPr="00F565BA" w:rsidDel="00673D10">
          <w:delText>The default font for AIAA papers is Times New Roman, 10-point size. In the electronic template, use the “Text</w:delText>
        </w:r>
        <w:r w:rsidDel="00673D10">
          <w:delText>” or “Normal</w:delText>
        </w:r>
        <w:r w:rsidRPr="00F565BA" w:rsidDel="00673D10">
          <w:delText>” style from the pull-down menu to format all primary text for your manuscript. The first line of every paragraph should be indented, and all lines should be single-spaced. Default margins are 1” on all sides. In the electronic version of this template, all margins and other formatting is preset. There should be no additional lines between paragraphs.</w:delText>
        </w:r>
      </w:del>
    </w:p>
    <w:p w:rsidR="003D0DDB" w:rsidRPr="00F565BA" w:rsidDel="00673D10" w:rsidRDefault="003D0DDB">
      <w:pPr>
        <w:tabs>
          <w:tab w:val="left" w:pos="288"/>
        </w:tabs>
        <w:rPr>
          <w:del w:id="242" w:author="Patton, Ryan" w:date="2019-11-14T15:15:00Z"/>
        </w:rPr>
        <w:pPrChange w:id="243" w:author="Patton, Ryan" w:date="2019-11-18T15:48:00Z">
          <w:pPr>
            <w:tabs>
              <w:tab w:val="left" w:pos="288"/>
            </w:tabs>
            <w:ind w:firstLine="288"/>
          </w:pPr>
        </w:pPrChange>
      </w:pPr>
    </w:p>
    <w:p w:rsidR="003D0DDB" w:rsidDel="00673D10" w:rsidRDefault="003D0DDB">
      <w:pPr>
        <w:tabs>
          <w:tab w:val="left" w:pos="288"/>
        </w:tabs>
        <w:rPr>
          <w:del w:id="244" w:author="Patton, Ryan" w:date="2019-11-14T15:15:00Z"/>
          <w:sz w:val="18"/>
        </w:rPr>
        <w:pPrChange w:id="245" w:author="Patton, Ryan" w:date="2019-11-18T15:48:00Z">
          <w:pPr>
            <w:tabs>
              <w:tab w:val="left" w:pos="288"/>
            </w:tabs>
            <w:ind w:left="576" w:right="360"/>
          </w:pPr>
        </w:pPrChange>
      </w:pPr>
      <w:del w:id="246" w:author="Patton, Ryan" w:date="2019-11-14T15:15:00Z">
        <w:r w:rsidRPr="00F565BA" w:rsidDel="00673D10">
          <w:rPr>
            <w:sz w:val="18"/>
          </w:rPr>
          <w:delText>Extended quotes, such as this example, are to be used when material being cited is longer than a few sentences, or the standard quotation format is not practical. In this Word template, the appropriate style is “Extended Quote” from the drop-down menu. Extended quotes are to be in Times New Roman, 9-point font, indented 0.4” and full justified.</w:delText>
        </w:r>
      </w:del>
    </w:p>
    <w:p w:rsidR="003D0DDB" w:rsidRPr="00F565BA" w:rsidDel="00673D10" w:rsidRDefault="003D0DDB">
      <w:pPr>
        <w:tabs>
          <w:tab w:val="left" w:pos="288"/>
        </w:tabs>
        <w:rPr>
          <w:del w:id="247" w:author="Patton, Ryan" w:date="2019-11-14T15:15:00Z"/>
          <w:sz w:val="18"/>
        </w:rPr>
        <w:pPrChange w:id="248" w:author="Patton, Ryan" w:date="2019-11-18T15:48:00Z">
          <w:pPr>
            <w:tabs>
              <w:tab w:val="left" w:pos="288"/>
            </w:tabs>
            <w:ind w:left="576"/>
          </w:pPr>
        </w:pPrChange>
      </w:pPr>
    </w:p>
    <w:p w:rsidR="003D0DDB" w:rsidRPr="00F565BA" w:rsidDel="00673D10" w:rsidRDefault="003D0DDB">
      <w:pPr>
        <w:tabs>
          <w:tab w:val="left" w:pos="288"/>
        </w:tabs>
        <w:rPr>
          <w:del w:id="249" w:author="Patton, Ryan" w:date="2019-11-14T15:15:00Z"/>
        </w:rPr>
        <w:pPrChange w:id="250" w:author="Patton, Ryan" w:date="2019-11-18T15:48:00Z">
          <w:pPr>
            <w:tabs>
              <w:tab w:val="left" w:pos="288"/>
            </w:tabs>
            <w:ind w:firstLine="288"/>
          </w:pPr>
        </w:pPrChange>
      </w:pPr>
      <w:del w:id="251" w:author="Patton, Ryan" w:date="2019-11-14T15:15:00Z">
        <w:r w:rsidRPr="00F565BA" w:rsidDel="00673D10">
          <w:rPr>
            <w:i/>
          </w:rPr>
          <w:delText>NOTE:</w:delText>
        </w:r>
        <w:r w:rsidRPr="00F565BA" w:rsidDel="00673D10">
          <w:delText xml:space="preserve"> If you are using the electronic template to format your manuscript, the required spacing and formatting will be applied automatically, simply by using the appropriate style designation from the pull-down menu.</w:delText>
        </w:r>
      </w:del>
    </w:p>
    <w:p w:rsidR="003D0DDB" w:rsidRPr="00F565BA" w:rsidDel="00673D10" w:rsidRDefault="003D0DDB">
      <w:pPr>
        <w:tabs>
          <w:tab w:val="left" w:pos="288"/>
        </w:tabs>
        <w:rPr>
          <w:del w:id="252" w:author="Patton, Ryan" w:date="2019-11-14T15:15:00Z"/>
          <w:b/>
        </w:rPr>
        <w:pPrChange w:id="253" w:author="Patton, Ryan" w:date="2019-11-18T15:48:00Z">
          <w:pPr>
            <w:numPr>
              <w:numId w:val="3"/>
            </w:numPr>
            <w:tabs>
              <w:tab w:val="left" w:pos="288"/>
              <w:tab w:val="num" w:pos="720"/>
            </w:tabs>
            <w:spacing w:before="240"/>
            <w:ind w:left="720" w:hanging="432"/>
            <w:outlineLvl w:val="1"/>
          </w:pPr>
        </w:pPrChange>
      </w:pPr>
      <w:del w:id="254" w:author="Patton, Ryan" w:date="2019-11-14T15:15:00Z">
        <w:r w:rsidRPr="00F565BA" w:rsidDel="00673D10">
          <w:rPr>
            <w:b/>
          </w:rPr>
          <w:delText>Headings</w:delText>
        </w:r>
      </w:del>
    </w:p>
    <w:p w:rsidR="003D0DDB" w:rsidRPr="00F565BA" w:rsidDel="00673D10" w:rsidRDefault="003D0DDB">
      <w:pPr>
        <w:tabs>
          <w:tab w:val="left" w:pos="288"/>
        </w:tabs>
        <w:rPr>
          <w:del w:id="255" w:author="Patton, Ryan" w:date="2019-11-14T15:15:00Z"/>
        </w:rPr>
        <w:pPrChange w:id="256" w:author="Patton, Ryan" w:date="2019-11-18T15:48:00Z">
          <w:pPr>
            <w:tabs>
              <w:tab w:val="left" w:pos="288"/>
            </w:tabs>
            <w:ind w:firstLine="288"/>
          </w:pPr>
        </w:pPrChange>
      </w:pPr>
      <w:del w:id="257" w:author="Patton, Ryan" w:date="2019-11-14T15:15:00Z">
        <w:r w:rsidRPr="00F565BA" w:rsidDel="00673D10">
          <w:delText xml:space="preserve">The title of your paper should be typed in bold, </w:delText>
        </w:r>
        <w:r w:rsidDel="00673D10">
          <w:delText>24</w:delText>
        </w:r>
        <w:r w:rsidRPr="00F565BA" w:rsidDel="00673D10">
          <w:delText>-point type, with capital and lower-case letters, and centered at the top of the page. The names of the authors, business or academic affiliation, city, and state/province should follow on separate lines below the title. The names of authors with the same affiliation can be listed on the same line above their collective affiliation information. Author names are centered, and affiliations are centered and in italic type</w:delText>
        </w:r>
        <w:r w:rsidDel="00673D10">
          <w:delText xml:space="preserve"> immediately below the author names</w:delText>
        </w:r>
        <w:r w:rsidRPr="00F565BA" w:rsidDel="00673D10">
          <w:delText>. The affiliation line for each author is to include that author’s city, state, and zip/postal code (or city, province, zip/postal code and country, as appropriate). The first</w:delText>
        </w:r>
        <w:r w:rsidDel="00673D10">
          <w:delText>-page</w:delText>
        </w:r>
        <w:r w:rsidRPr="00F565BA" w:rsidDel="00673D10">
          <w:delText xml:space="preserve"> footnote</w:delText>
        </w:r>
        <w:r w:rsidDel="00673D10">
          <w:delText>s</w:delText>
        </w:r>
        <w:r w:rsidRPr="00F565BA" w:rsidDel="00673D10">
          <w:delText xml:space="preserve"> (lower left-hand side) contain the job title and department name, street address/mail stop, and AIAA member grade for each author. Author email addresses may be included also.</w:delText>
        </w:r>
      </w:del>
    </w:p>
    <w:p w:rsidR="003D0DDB" w:rsidRPr="00F565BA" w:rsidDel="00673D10" w:rsidRDefault="003D0DDB">
      <w:pPr>
        <w:tabs>
          <w:tab w:val="left" w:pos="288"/>
        </w:tabs>
        <w:rPr>
          <w:del w:id="258" w:author="Patton, Ryan" w:date="2019-11-14T15:15:00Z"/>
        </w:rPr>
        <w:pPrChange w:id="259" w:author="Patton, Ryan" w:date="2019-11-18T15:48:00Z">
          <w:pPr>
            <w:tabs>
              <w:tab w:val="left" w:pos="288"/>
            </w:tabs>
            <w:ind w:firstLine="288"/>
          </w:pPr>
        </w:pPrChange>
      </w:pPr>
      <w:del w:id="260" w:author="Patton, Ryan" w:date="2019-11-14T15:15:00Z">
        <w:r w:rsidRPr="00F565BA" w:rsidDel="00673D10">
          <w:delText xml:space="preserve">Major headings (“Heading 1” in the template style list) are bold 11-point font, centered, and numbered with Roman numerals. </w:delText>
        </w:r>
      </w:del>
    </w:p>
    <w:p w:rsidR="003D0DDB" w:rsidRPr="00F565BA" w:rsidDel="00673D10" w:rsidRDefault="003D0DDB">
      <w:pPr>
        <w:tabs>
          <w:tab w:val="left" w:pos="288"/>
        </w:tabs>
        <w:rPr>
          <w:del w:id="261" w:author="Patton, Ryan" w:date="2019-11-14T15:15:00Z"/>
        </w:rPr>
        <w:pPrChange w:id="262" w:author="Patton, Ryan" w:date="2019-11-18T15:48:00Z">
          <w:pPr>
            <w:tabs>
              <w:tab w:val="left" w:pos="288"/>
            </w:tabs>
            <w:ind w:left="288"/>
          </w:pPr>
        </w:pPrChange>
      </w:pPr>
      <w:del w:id="263" w:author="Patton, Ryan" w:date="2019-11-14T15:15:00Z">
        <w:r w:rsidRPr="00F565BA" w:rsidDel="00673D10">
          <w:delText>Subheadings (“Heading 2” in the template style list) are bold, flush left, and numbered with capital letters. Sub-Subheadings (“Heading 3” in the template style list) are italic, flush left, and numbered (1. 2. 3. etc.)</w:delText>
        </w:r>
      </w:del>
    </w:p>
    <w:p w:rsidR="003D0DDB" w:rsidRPr="00F565BA" w:rsidDel="00673D10" w:rsidRDefault="003D0DDB">
      <w:pPr>
        <w:tabs>
          <w:tab w:val="left" w:pos="288"/>
        </w:tabs>
        <w:rPr>
          <w:del w:id="264" w:author="Patton, Ryan" w:date="2019-11-14T15:15:00Z"/>
          <w:b/>
        </w:rPr>
        <w:pPrChange w:id="265" w:author="Patton, Ryan" w:date="2019-11-18T15:48:00Z">
          <w:pPr>
            <w:numPr>
              <w:numId w:val="3"/>
            </w:numPr>
            <w:tabs>
              <w:tab w:val="left" w:pos="288"/>
              <w:tab w:val="num" w:pos="720"/>
            </w:tabs>
            <w:spacing w:before="240"/>
            <w:ind w:left="720" w:hanging="432"/>
            <w:outlineLvl w:val="1"/>
          </w:pPr>
        </w:pPrChange>
      </w:pPr>
      <w:del w:id="266" w:author="Patton, Ryan" w:date="2019-11-14T15:15:00Z">
        <w:r w:rsidRPr="00F565BA" w:rsidDel="00673D10">
          <w:rPr>
            <w:b/>
          </w:rPr>
          <w:delText>Abstract</w:delText>
        </w:r>
      </w:del>
    </w:p>
    <w:p w:rsidR="003D0DDB" w:rsidRPr="00F565BA" w:rsidDel="00673D10" w:rsidRDefault="003D0DDB">
      <w:pPr>
        <w:tabs>
          <w:tab w:val="left" w:pos="288"/>
        </w:tabs>
        <w:rPr>
          <w:del w:id="267" w:author="Patton, Ryan" w:date="2019-11-14T15:15:00Z"/>
        </w:rPr>
        <w:pPrChange w:id="268" w:author="Patton, Ryan" w:date="2019-11-18T15:48:00Z">
          <w:pPr>
            <w:tabs>
              <w:tab w:val="left" w:pos="288"/>
            </w:tabs>
            <w:ind w:firstLine="288"/>
          </w:pPr>
        </w:pPrChange>
      </w:pPr>
      <w:del w:id="269" w:author="Patton, Ryan" w:date="2019-11-14T15:15:00Z">
        <w:r w:rsidRPr="00F565BA" w:rsidDel="00673D10">
          <w:delText xml:space="preserve">The abstract should appear at the beginning of your paper. It should be one paragraph long (not an introduction) and complete in itself (no reference numbers). It should indicate subjects dealt with in the paper and state the objectives of the investigation. Newly observed facts and conclusions of the experiment or argument discussed in the paper must be stated in summary form; readers should not have to read the paper to understand the abstract. The abstract should be bold, indented 3 picas (1/2”) on each side, and separated from the rest of the document by </w:delText>
        </w:r>
        <w:r w:rsidDel="00673D10">
          <w:delText>-</w:delText>
        </w:r>
        <w:r w:rsidRPr="00F565BA" w:rsidDel="00673D10">
          <w:delText xml:space="preserve"> blank lines</w:delText>
        </w:r>
        <w:r w:rsidDel="00673D10">
          <w:delText xml:space="preserve"> above and below the abstract text</w:delText>
        </w:r>
        <w:r w:rsidRPr="00F565BA" w:rsidDel="00673D10">
          <w:delText>.</w:delText>
        </w:r>
      </w:del>
    </w:p>
    <w:p w:rsidR="003D0DDB" w:rsidRPr="00F565BA" w:rsidDel="00673D10" w:rsidRDefault="003D0DDB">
      <w:pPr>
        <w:tabs>
          <w:tab w:val="left" w:pos="288"/>
        </w:tabs>
        <w:rPr>
          <w:del w:id="270" w:author="Patton, Ryan" w:date="2019-11-14T15:15:00Z"/>
          <w:b/>
        </w:rPr>
        <w:pPrChange w:id="271" w:author="Patton, Ryan" w:date="2019-11-18T15:48:00Z">
          <w:pPr>
            <w:numPr>
              <w:numId w:val="3"/>
            </w:numPr>
            <w:tabs>
              <w:tab w:val="left" w:pos="288"/>
              <w:tab w:val="num" w:pos="720"/>
            </w:tabs>
            <w:spacing w:before="240" w:line="480" w:lineRule="auto"/>
            <w:ind w:left="720" w:hanging="432"/>
            <w:outlineLvl w:val="1"/>
          </w:pPr>
        </w:pPrChange>
      </w:pPr>
      <w:del w:id="272" w:author="Patton, Ryan" w:date="2019-11-14T15:15:00Z">
        <w:r w:rsidRPr="00F565BA" w:rsidDel="00673D10">
          <w:rPr>
            <w:b/>
          </w:rPr>
          <w:delText>Nomenclature</w:delText>
        </w:r>
      </w:del>
    </w:p>
    <w:p w:rsidR="003D0DDB" w:rsidRPr="00F565BA" w:rsidDel="00673D10" w:rsidRDefault="003D0DDB">
      <w:pPr>
        <w:tabs>
          <w:tab w:val="left" w:pos="288"/>
        </w:tabs>
        <w:rPr>
          <w:del w:id="273" w:author="Patton, Ryan" w:date="2019-11-14T15:15:00Z"/>
        </w:rPr>
        <w:pPrChange w:id="274" w:author="Patton, Ryan" w:date="2019-11-18T15:48:00Z">
          <w:pPr>
            <w:ind w:firstLine="288"/>
          </w:pPr>
        </w:pPrChange>
      </w:pPr>
      <w:del w:id="275" w:author="Patton, Ryan" w:date="2019-11-14T15:15:00Z">
        <w:r w:rsidRPr="00F565BA" w:rsidDel="00673D10">
          <w:delText xml:space="preserve">Papers with many symbols may benefit from a nomenclature list that defines all symbols with units, inserted between the abstract and the introduction. If one is used, it must contain all the symbology used in the manuscript, and the definitions should not be repeated in the text. In all cases, identify the symbols used if they are not widely recognized in the profession. Define acronyms in the text, not in the nomenclature. </w:delText>
        </w:r>
      </w:del>
    </w:p>
    <w:p w:rsidR="003D0DDB" w:rsidRPr="00F565BA" w:rsidDel="00673D10" w:rsidRDefault="003D0DDB">
      <w:pPr>
        <w:tabs>
          <w:tab w:val="left" w:pos="288"/>
        </w:tabs>
        <w:rPr>
          <w:del w:id="276" w:author="Patton, Ryan" w:date="2019-11-14T15:15:00Z"/>
          <w:b/>
        </w:rPr>
        <w:pPrChange w:id="277" w:author="Patton, Ryan" w:date="2019-11-18T15:48:00Z">
          <w:pPr>
            <w:numPr>
              <w:numId w:val="3"/>
            </w:numPr>
            <w:tabs>
              <w:tab w:val="left" w:pos="288"/>
              <w:tab w:val="num" w:pos="720"/>
            </w:tabs>
            <w:spacing w:before="240"/>
            <w:ind w:left="720" w:hanging="432"/>
            <w:outlineLvl w:val="1"/>
          </w:pPr>
        </w:pPrChange>
      </w:pPr>
      <w:del w:id="278" w:author="Patton, Ryan" w:date="2019-11-14T15:15:00Z">
        <w:r w:rsidRPr="00F565BA" w:rsidDel="00673D10">
          <w:rPr>
            <w:b/>
          </w:rPr>
          <w:delText>Footnotes and References</w:delText>
        </w:r>
      </w:del>
    </w:p>
    <w:p w:rsidR="003D0DDB" w:rsidRPr="00F565BA" w:rsidDel="00673D10" w:rsidRDefault="003D0DDB">
      <w:pPr>
        <w:tabs>
          <w:tab w:val="left" w:pos="288"/>
        </w:tabs>
        <w:rPr>
          <w:del w:id="279" w:author="Patton, Ryan" w:date="2019-11-14T15:15:00Z"/>
        </w:rPr>
        <w:pPrChange w:id="280" w:author="Patton, Ryan" w:date="2019-11-18T15:48:00Z">
          <w:pPr>
            <w:tabs>
              <w:tab w:val="left" w:pos="288"/>
            </w:tabs>
            <w:ind w:firstLine="288"/>
          </w:pPr>
        </w:pPrChange>
      </w:pPr>
      <w:del w:id="281" w:author="Patton, Ryan" w:date="2019-11-14T15:15:00Z">
        <w:r w:rsidRPr="00F565BA" w:rsidDel="00673D10">
          <w:delText xml:space="preserve">Footnotes, where they appear, should be placed above the 1” margin at the bottom of the page. To insert footnotes into the template, use the Insert&gt;Footnote feature from the main menu as necessary. </w:delText>
        </w:r>
        <w:r w:rsidDel="00673D10">
          <w:delText>Numbered f</w:delText>
        </w:r>
        <w:r w:rsidRPr="00F565BA" w:rsidDel="00673D10">
          <w:delText xml:space="preserve">ootnotes </w:delText>
        </w:r>
        <w:r w:rsidDel="00673D10">
          <w:delText>as</w:delText>
        </w:r>
        <w:r w:rsidRPr="00F565BA" w:rsidDel="00673D10">
          <w:delText xml:space="preserve"> formatted automatically in the template</w:delText>
        </w:r>
        <w:r w:rsidDel="00673D10">
          <w:delText xml:space="preserve"> are acceptable</w:delText>
        </w:r>
        <w:r w:rsidRPr="00F565BA" w:rsidDel="00673D10">
          <w:delText>, but superscript symbols</w:delText>
        </w:r>
        <w:r w:rsidDel="00673D10">
          <w:delText xml:space="preserve"> are the preferred AIAA style,</w:delText>
        </w:r>
        <w:r w:rsidRPr="00F565BA" w:rsidDel="00673D10">
          <w:delText xml:space="preserve"> in the sequence, *, †, ‡, §, ¶, #, **. ††, ‡‡, §§, etc.</w:delText>
        </w:r>
      </w:del>
    </w:p>
    <w:p w:rsidR="003D0DDB" w:rsidRPr="00F565BA" w:rsidDel="00673D10" w:rsidRDefault="003D0DDB">
      <w:pPr>
        <w:tabs>
          <w:tab w:val="left" w:pos="288"/>
        </w:tabs>
        <w:rPr>
          <w:del w:id="282" w:author="Patton, Ryan" w:date="2019-11-14T15:15:00Z"/>
        </w:rPr>
        <w:pPrChange w:id="283" w:author="Patton, Ryan" w:date="2019-11-18T15:48:00Z">
          <w:pPr>
            <w:tabs>
              <w:tab w:val="left" w:pos="288"/>
            </w:tabs>
            <w:ind w:firstLine="288"/>
          </w:pPr>
        </w:pPrChange>
      </w:pPr>
      <w:del w:id="284" w:author="Patton, Ryan" w:date="2019-11-14T15:15:00Z">
        <w:r w:rsidRPr="00F565BA" w:rsidDel="00673D10">
          <w:delText>List and number all references at the end of the paper. Corresponding bracketed numbers are used to cite references in the text [1], unless the citation is an integral part of the sentence (e.g., “It is shown in Ref. [2] that…”) or follows a mathematical expression: “A</w:delText>
        </w:r>
        <w:r w:rsidRPr="00F565BA" w:rsidDel="00673D10">
          <w:rPr>
            <w:vertAlign w:val="superscript"/>
          </w:rPr>
          <w:delText>2</w:delText>
        </w:r>
        <w:r w:rsidRPr="00F565BA" w:rsidDel="00673D10">
          <w:delText xml:space="preserve"> + B = C (Ref. [3]).” For multiple citations, separate reference numbers with commas [4, 5], or use a dash to show a range [6-8]. Reference citations in the text should be in numerical order.</w:delText>
        </w:r>
      </w:del>
    </w:p>
    <w:p w:rsidR="003D0DDB" w:rsidRPr="00F565BA" w:rsidDel="00673D10" w:rsidRDefault="003D0DDB">
      <w:pPr>
        <w:tabs>
          <w:tab w:val="left" w:pos="288"/>
        </w:tabs>
        <w:rPr>
          <w:del w:id="285" w:author="Patton, Ryan" w:date="2019-11-14T15:15:00Z"/>
        </w:rPr>
        <w:pPrChange w:id="286" w:author="Patton, Ryan" w:date="2019-11-18T15:48:00Z">
          <w:pPr>
            <w:tabs>
              <w:tab w:val="left" w:pos="288"/>
            </w:tabs>
            <w:ind w:firstLine="288"/>
          </w:pPr>
        </w:pPrChange>
      </w:pPr>
      <w:del w:id="287" w:author="Patton, Ryan" w:date="2019-11-14T15:15:00Z">
        <w:r w:rsidRPr="00F565BA" w:rsidDel="00673D10">
          <w:delText>In the reference list, give all authors’ names; do not use “et al</w:delText>
        </w:r>
        <w:r w:rsidRPr="00F565BA" w:rsidDel="00673D10">
          <w:rPr>
            <w:i/>
          </w:rPr>
          <w:delText>.</w:delText>
        </w:r>
        <w:r w:rsidRPr="00F565BA" w:rsidDel="00673D10">
          <w:delText xml:space="preserve">” unless there are </w:delText>
        </w:r>
        <w:r w:rsidDel="00673D10">
          <w:delText>more than 10 authors</w:delText>
        </w:r>
        <w:r w:rsidRPr="00F565BA" w:rsidDel="00673D10">
          <w:delText>. Papers that have not been published should be cited as “unpublished”; papers that have been submitted or accepted for publication should be cited as “submitted for publication.” Private commu</w:delText>
        </w:r>
        <w:r w:rsidDel="00673D10">
          <w:delText>nications and personal website</w:delText>
        </w:r>
        <w:r w:rsidRPr="00F565BA" w:rsidDel="00673D10">
          <w:delText xml:space="preserve"> should appear as footnotes rather than in the reference list.</w:delText>
        </w:r>
      </w:del>
    </w:p>
    <w:p w:rsidR="003D0DDB" w:rsidRPr="00F565BA" w:rsidDel="00673D10" w:rsidRDefault="003D0DDB">
      <w:pPr>
        <w:tabs>
          <w:tab w:val="left" w:pos="288"/>
        </w:tabs>
        <w:rPr>
          <w:del w:id="288" w:author="Patton, Ryan" w:date="2019-11-14T15:15:00Z"/>
        </w:rPr>
        <w:pPrChange w:id="289" w:author="Patton, Ryan" w:date="2019-11-18T15:48:00Z">
          <w:pPr>
            <w:tabs>
              <w:tab w:val="left" w:pos="288"/>
            </w:tabs>
            <w:ind w:firstLine="288"/>
          </w:pPr>
        </w:pPrChange>
      </w:pPr>
      <w:del w:id="290" w:author="Patton, Ryan" w:date="2019-11-14T15:15:00Z">
        <w:r w:rsidRPr="00F565BA" w:rsidDel="00673D10">
          <w:delText>References should be cited according to the standard publication reference style (for examples, see the “References” section of this template). Never edit titles in references to conform to AIAA style of spellings, abbreviations, etc. Names and locations of publishers should be listed; month and year should be included for reports and papers. For papers published in translation journals, please give the English citation first, followed by the original foreign language citation.</w:delText>
        </w:r>
      </w:del>
    </w:p>
    <w:p w:rsidR="003D0DDB" w:rsidRPr="00F565BA" w:rsidDel="00673D10" w:rsidRDefault="003D0DDB">
      <w:pPr>
        <w:tabs>
          <w:tab w:val="left" w:pos="288"/>
        </w:tabs>
        <w:rPr>
          <w:del w:id="291" w:author="Patton, Ryan" w:date="2019-11-14T15:15:00Z"/>
          <w:b/>
        </w:rPr>
        <w:pPrChange w:id="292" w:author="Patton, Ryan" w:date="2019-11-18T15:48:00Z">
          <w:pPr>
            <w:numPr>
              <w:numId w:val="3"/>
            </w:numPr>
            <w:tabs>
              <w:tab w:val="left" w:pos="288"/>
              <w:tab w:val="num" w:pos="720"/>
            </w:tabs>
            <w:spacing w:before="240"/>
            <w:ind w:left="720" w:hanging="432"/>
            <w:outlineLvl w:val="1"/>
          </w:pPr>
        </w:pPrChange>
      </w:pPr>
      <w:del w:id="293" w:author="Patton, Ryan" w:date="2019-11-14T15:15:00Z">
        <w:r w:rsidRPr="00F565BA" w:rsidDel="00673D10">
          <w:rPr>
            <w:b/>
          </w:rPr>
          <w:delText>Images, Figures, and Tables</w:delText>
        </w:r>
      </w:del>
    </w:p>
    <w:p w:rsidR="003D0DDB" w:rsidRPr="00F565BA" w:rsidDel="00673D10" w:rsidRDefault="003D0DDB">
      <w:pPr>
        <w:tabs>
          <w:tab w:val="left" w:pos="288"/>
        </w:tabs>
        <w:rPr>
          <w:del w:id="294" w:author="Patton, Ryan" w:date="2019-11-14T15:15:00Z"/>
        </w:rPr>
        <w:pPrChange w:id="295" w:author="Patton, Ryan" w:date="2019-11-18T15:48:00Z">
          <w:pPr>
            <w:tabs>
              <w:tab w:val="left" w:pos="288"/>
            </w:tabs>
            <w:ind w:firstLine="288"/>
          </w:pPr>
        </w:pPrChange>
      </w:pPr>
      <w:del w:id="296" w:author="Patton, Ryan" w:date="2019-11-14T15:15:00Z">
        <w:r w:rsidRPr="00F565BA" w:rsidDel="00673D10">
          <w:delText>All artwork, captions, figures, graphs, and tables will be reproduced exactly as submitted. Be sure to position any figures, tables, graphs, or pictures as you want them printed. AIAA will not be responsible for incorporating your figures, tables, etc. (Company logos and identification numbers are not permitted on your illustrations.)</w:delText>
        </w:r>
      </w:del>
    </w:p>
    <w:p w:rsidR="003D0DDB" w:rsidRPr="00F565BA" w:rsidDel="00673D10" w:rsidRDefault="003D0DDB">
      <w:pPr>
        <w:tabs>
          <w:tab w:val="left" w:pos="288"/>
        </w:tabs>
        <w:rPr>
          <w:del w:id="297" w:author="Patton, Ryan" w:date="2019-11-14T15:15:00Z"/>
        </w:rPr>
        <w:pPrChange w:id="298" w:author="Patton, Ryan" w:date="2019-11-18T15:48:00Z">
          <w:pPr>
            <w:tabs>
              <w:tab w:val="left" w:pos="288"/>
            </w:tabs>
            <w:ind w:firstLine="288"/>
          </w:pPr>
        </w:pPrChange>
      </w:pPr>
      <w:del w:id="299" w:author="Patton, Ryan" w:date="2019-11-14T15:15:00Z">
        <w:r w:rsidRPr="00F565BA" w:rsidDel="00673D10">
          <w:delText>Do not insert your tables and figures in text boxes. Figures should have no background, borders, or outlines. In the electronic template, use the “Figure” style from the pull-down formatting menu to type caption text. You may also insert th</w:delText>
        </w:r>
        <w:r w:rsidDel="00673D10">
          <w:delText>e caption by going to the References</w:delText>
        </w:r>
        <w:r w:rsidRPr="00F565BA" w:rsidDel="00673D10">
          <w:delText xml:space="preserve"> menu and choosing</w:delText>
        </w:r>
        <w:r w:rsidDel="00673D10">
          <w:delText xml:space="preserve"> Insert</w:delText>
        </w:r>
        <w:r w:rsidRPr="00F565BA" w:rsidDel="00673D10">
          <w:delText xml:space="preserve"> Caption. Make sure the label is “Fig.,” and type your caption text in the box provided. Captions are bold with a single tab (no hyphen or other character) between the figure number and figure description.</w:delText>
        </w:r>
      </w:del>
    </w:p>
    <w:p w:rsidR="003D0DDB" w:rsidRPr="00F565BA" w:rsidDel="00673D10" w:rsidRDefault="003D0DDB">
      <w:pPr>
        <w:tabs>
          <w:tab w:val="left" w:pos="288"/>
        </w:tabs>
        <w:rPr>
          <w:del w:id="300" w:author="Patton, Ryan" w:date="2019-11-14T15:15:00Z"/>
        </w:rPr>
        <w:pPrChange w:id="301" w:author="Patton, Ryan" w:date="2019-11-18T15:48:00Z">
          <w:pPr>
            <w:tabs>
              <w:tab w:val="left" w:pos="288"/>
            </w:tabs>
            <w:ind w:firstLine="288"/>
          </w:pPr>
        </w:pPrChange>
      </w:pPr>
    </w:p>
    <w:p w:rsidR="003D0DDB" w:rsidRPr="00F565BA" w:rsidDel="00673D10" w:rsidRDefault="003D0DDB">
      <w:pPr>
        <w:tabs>
          <w:tab w:val="left" w:pos="288"/>
        </w:tabs>
        <w:rPr>
          <w:del w:id="302" w:author="Patton, Ryan" w:date="2019-11-14T15:15:00Z"/>
        </w:rPr>
        <w:pPrChange w:id="303" w:author="Patton, Ryan" w:date="2019-11-18T15:48:00Z">
          <w:pPr>
            <w:tabs>
              <w:tab w:val="left" w:pos="288"/>
            </w:tabs>
            <w:ind w:firstLine="288"/>
            <w:jc w:val="center"/>
          </w:pPr>
        </w:pPrChange>
      </w:pPr>
      <w:del w:id="304" w:author="Patton, Ryan" w:date="2019-11-14T15:15:00Z">
        <w:r w:rsidRPr="00F565BA" w:rsidDel="00673D10">
          <w:rPr>
            <w:noProof/>
          </w:rPr>
          <w:drawing>
            <wp:inline distT="0" distB="0" distL="0" distR="0" wp14:anchorId="76E0E96C" wp14:editId="2D67D1E4">
              <wp:extent cx="3162300" cy="2406650"/>
              <wp:effectExtent l="0" t="0" r="0" b="0"/>
              <wp:docPr id="3" name="Picture 3"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406650"/>
                      </a:xfrm>
                      <a:prstGeom prst="rect">
                        <a:avLst/>
                      </a:prstGeom>
                      <a:noFill/>
                      <a:ln>
                        <a:noFill/>
                      </a:ln>
                    </pic:spPr>
                  </pic:pic>
                </a:graphicData>
              </a:graphic>
            </wp:inline>
          </w:drawing>
        </w:r>
      </w:del>
    </w:p>
    <w:p w:rsidR="003D0DDB" w:rsidRPr="00F565BA" w:rsidDel="00673D10" w:rsidRDefault="003D0DDB">
      <w:pPr>
        <w:tabs>
          <w:tab w:val="left" w:pos="288"/>
        </w:tabs>
        <w:rPr>
          <w:del w:id="305" w:author="Patton, Ryan" w:date="2019-11-14T15:15:00Z"/>
          <w:b/>
        </w:rPr>
        <w:pPrChange w:id="306" w:author="Patton, Ryan" w:date="2019-11-18T15:48:00Z">
          <w:pPr>
            <w:spacing w:before="120" w:after="120"/>
            <w:jc w:val="center"/>
          </w:pPr>
        </w:pPrChange>
      </w:pPr>
      <w:del w:id="307" w:author="Patton, Ryan" w:date="2019-11-14T15:15:00Z">
        <w:r w:rsidRPr="00F565BA" w:rsidDel="00673D10">
          <w:rPr>
            <w:b/>
          </w:rPr>
          <w:delText xml:space="preserve">Fig. </w:delText>
        </w:r>
        <w:r w:rsidRPr="00F565BA" w:rsidDel="00673D10">
          <w:rPr>
            <w:b/>
          </w:rPr>
          <w:fldChar w:fldCharType="begin"/>
        </w:r>
        <w:r w:rsidRPr="00F565BA" w:rsidDel="00673D10">
          <w:rPr>
            <w:b/>
          </w:rPr>
          <w:delInstrText xml:space="preserve"> SEQ Fig. \* ARABIC </w:delInstrText>
        </w:r>
        <w:r w:rsidRPr="00F565BA" w:rsidDel="00673D10">
          <w:rPr>
            <w:b/>
          </w:rPr>
          <w:fldChar w:fldCharType="separate"/>
        </w:r>
        <w:r w:rsidDel="00673D10">
          <w:rPr>
            <w:b/>
            <w:noProof/>
          </w:rPr>
          <w:delText>1</w:delText>
        </w:r>
        <w:r w:rsidRPr="00F565BA" w:rsidDel="00673D10">
          <w:rPr>
            <w:b/>
            <w:noProof/>
          </w:rPr>
          <w:fldChar w:fldCharType="end"/>
        </w:r>
        <w:r w:rsidRPr="00F565BA" w:rsidDel="00673D10">
          <w:rPr>
            <w:b/>
          </w:rPr>
          <w:tab/>
          <w:delText>Magnetization as a function of applied fields.</w:delText>
        </w:r>
      </w:del>
    </w:p>
    <w:p w:rsidR="003D0DDB" w:rsidRPr="00F565BA" w:rsidDel="00673D10" w:rsidRDefault="003D0DDB">
      <w:pPr>
        <w:tabs>
          <w:tab w:val="left" w:pos="288"/>
        </w:tabs>
        <w:rPr>
          <w:del w:id="308" w:author="Patton, Ryan" w:date="2019-11-14T15:15:00Z"/>
        </w:rPr>
        <w:pPrChange w:id="309" w:author="Patton, Ryan" w:date="2019-11-18T15:48:00Z">
          <w:pPr>
            <w:tabs>
              <w:tab w:val="left" w:pos="288"/>
            </w:tabs>
            <w:ind w:firstLine="288"/>
          </w:pPr>
        </w:pPrChange>
      </w:pPr>
      <w:del w:id="310" w:author="Patton, Ryan" w:date="2019-11-14T15:15:00Z">
        <w:r w:rsidRPr="00F565BA" w:rsidDel="00673D10">
          <w:delText xml:space="preserve">Place figure captions below all figures; place table titles above the tables. If your figure has multiple parts, include the labels “a),” “b),” etc. below and to the left of each part, above the figure caption. Please verify that the figures and tables you mention in the text actually exist. </w:delText>
        </w:r>
        <w:r w:rsidRPr="00F565BA" w:rsidDel="00673D10">
          <w:rPr>
            <w:i/>
          </w:rPr>
          <w:delText>Please do not include captions as part of the figures, and do not put captions in separate text boxes linked to the figures</w:delText>
        </w:r>
        <w:r w:rsidRPr="00F565BA" w:rsidDel="00673D10">
          <w:delText>. When citing a figure in the text, use the abbreviation “Fig.” except at the beginning of a sentence. Do not abbreviate “Table.” Number each different type of illustration (i.e., figures, tables, images) sequentially with relation to other illustrations of the same type.</w:delText>
        </w:r>
      </w:del>
    </w:p>
    <w:p w:rsidR="003D0DDB" w:rsidRPr="00F565BA" w:rsidDel="00673D10" w:rsidRDefault="003D0DDB">
      <w:pPr>
        <w:tabs>
          <w:tab w:val="left" w:pos="288"/>
        </w:tabs>
        <w:rPr>
          <w:del w:id="311" w:author="Patton, Ryan" w:date="2019-11-14T15:15:00Z"/>
        </w:rPr>
        <w:pPrChange w:id="312" w:author="Patton, Ryan" w:date="2019-11-18T15:48:00Z">
          <w:pPr>
            <w:tabs>
              <w:tab w:val="left" w:pos="288"/>
            </w:tabs>
            <w:ind w:firstLine="288"/>
          </w:pPr>
        </w:pPrChange>
      </w:pPr>
      <w:del w:id="313" w:author="Patton, Ryan" w:date="2019-11-14T15:15:00Z">
        <w:r w:rsidRPr="00F565BA" w:rsidDel="00673D10">
          <w:delText xml:space="preserve">Figure axis labels are often a source of confusion. Use words rather than symbols. As in the example to the right, write the quantity “Magnetization” rather than just “M.” Do not enclose units in parenthesis, but rather separate them from the preceding text by commas. Do not label axes only with units. As in Fig. 1, for example, write “Magnetization, </w:delText>
        </w:r>
        <w:r w:rsidDel="00673D10">
          <w:delText>k</w:delText>
        </w:r>
        <w:r w:rsidRPr="00F565BA" w:rsidDel="00673D10">
          <w:delText>A/m”  not just “</w:delText>
        </w:r>
        <w:r w:rsidDel="00673D10">
          <w:delText>k</w:delText>
        </w:r>
        <w:r w:rsidRPr="00F565BA" w:rsidDel="00673D10">
          <w:delText>A/m.” Do not label axes with a ratio of quantities and units. For example, write “Temperature, K,” not “Temperature/K.”</w:delText>
        </w:r>
      </w:del>
    </w:p>
    <w:p w:rsidR="003D0DDB" w:rsidRPr="00F565BA" w:rsidDel="00673D10" w:rsidRDefault="003D0DDB">
      <w:pPr>
        <w:tabs>
          <w:tab w:val="left" w:pos="288"/>
        </w:tabs>
        <w:rPr>
          <w:del w:id="314" w:author="Patton, Ryan" w:date="2019-11-14T15:15:00Z"/>
        </w:rPr>
        <w:pPrChange w:id="315" w:author="Patton, Ryan" w:date="2019-11-18T15:48:00Z">
          <w:pPr>
            <w:tabs>
              <w:tab w:val="left" w:pos="288"/>
            </w:tabs>
            <w:ind w:firstLine="288"/>
          </w:pPr>
        </w:pPrChange>
      </w:pPr>
      <w:del w:id="316" w:author="Patton, Ryan" w:date="2019-11-14T15:15:00Z">
        <w:r w:rsidRPr="00F565BA" w:rsidDel="00673D10">
          <w:delText>Multipliers can be especially confusing. Write “Magnetization, kA/m” or “Magnetization, 10</w:delText>
        </w:r>
        <w:r w:rsidRPr="00F565BA" w:rsidDel="00673D10">
          <w:rPr>
            <w:vertAlign w:val="superscript"/>
          </w:rPr>
          <w:delText>3</w:delText>
        </w:r>
        <w:r w:rsidRPr="00F565BA" w:rsidDel="00673D10">
          <w:delText xml:space="preserve"> A/m.” Do not write “Magnetization (A/m) x 1000” because the reader would not then know whether the top axis label in Fig. 1 meant 16000 A/m or 0.016 A/m. Figure labels must be legible, </w:delText>
        </w:r>
        <w:r w:rsidDel="00673D10">
          <w:delText>and all text within figures should be uniform in style and size, no smaller than 8-</w:delText>
        </w:r>
        <w:r w:rsidRPr="00F565BA" w:rsidDel="00673D10">
          <w:delText>point type.</w:delText>
        </w:r>
      </w:del>
    </w:p>
    <w:p w:rsidR="003D0DDB" w:rsidRPr="00F565BA" w:rsidDel="00673D10" w:rsidRDefault="003D0DDB">
      <w:pPr>
        <w:tabs>
          <w:tab w:val="left" w:pos="288"/>
        </w:tabs>
        <w:rPr>
          <w:del w:id="317" w:author="Patton, Ryan" w:date="2019-11-14T15:15:00Z"/>
          <w:b/>
        </w:rPr>
        <w:pPrChange w:id="318" w:author="Patton, Ryan" w:date="2019-11-18T15:48:00Z">
          <w:pPr>
            <w:numPr>
              <w:numId w:val="3"/>
            </w:numPr>
            <w:tabs>
              <w:tab w:val="left" w:pos="288"/>
              <w:tab w:val="num" w:pos="720"/>
            </w:tabs>
            <w:spacing w:before="240"/>
            <w:ind w:left="720" w:hanging="432"/>
            <w:outlineLvl w:val="1"/>
          </w:pPr>
        </w:pPrChange>
      </w:pPr>
      <w:del w:id="319" w:author="Patton, Ryan" w:date="2019-11-14T15:15:00Z">
        <w:r w:rsidRPr="00F565BA" w:rsidDel="00673D10">
          <w:rPr>
            <w:b/>
          </w:rPr>
          <w:delText>Equations, Numbers, Symbols, and Abbreviations</w:delText>
        </w:r>
      </w:del>
    </w:p>
    <w:p w:rsidR="003D0DDB" w:rsidRPr="00F565BA" w:rsidDel="00673D10" w:rsidRDefault="003D0DDB">
      <w:pPr>
        <w:tabs>
          <w:tab w:val="left" w:pos="288"/>
        </w:tabs>
        <w:rPr>
          <w:del w:id="320" w:author="Patton, Ryan" w:date="2019-11-14T15:15:00Z"/>
        </w:rPr>
        <w:pPrChange w:id="321" w:author="Patton, Ryan" w:date="2019-11-18T15:48:00Z">
          <w:pPr>
            <w:tabs>
              <w:tab w:val="left" w:pos="288"/>
            </w:tabs>
            <w:ind w:firstLine="288"/>
          </w:pPr>
        </w:pPrChange>
      </w:pPr>
      <w:del w:id="322" w:author="Patton, Ryan" w:date="2019-11-14T15:15:00Z">
        <w:r w:rsidRPr="00F565BA" w:rsidDel="00673D10">
          <w:delText xml:space="preserve">Equations are centered and numbered consecutively, with equation numbers in parentheses flush right, as in Eq. (1). Insert a blank line </w:delText>
        </w:r>
        <w:r w:rsidDel="00673D10">
          <w:delText>above and below</w:delText>
        </w:r>
        <w:r w:rsidRPr="00F565BA" w:rsidDel="00673D10">
          <w:delText xml:space="preserve"> the equation. First use the equation editor to create the equation. If you are using Microsoft Word, use either the Microsoft Equation Editor or the MathType add-on (</w:delText>
        </w:r>
        <w:r w:rsidDel="00673D10">
          <w:rPr>
            <w:u w:val="single"/>
          </w:rPr>
          <w:fldChar w:fldCharType="begin"/>
        </w:r>
        <w:r w:rsidDel="00673D10">
          <w:rPr>
            <w:u w:val="single"/>
          </w:rPr>
          <w:delInstrText xml:space="preserve"> HYPERLINK "http://www.mathtype.com" </w:delInstrText>
        </w:r>
        <w:r w:rsidDel="00673D10">
          <w:rPr>
            <w:u w:val="single"/>
          </w:rPr>
          <w:fldChar w:fldCharType="separate"/>
        </w:r>
        <w:r w:rsidRPr="00F565BA" w:rsidDel="00673D10">
          <w:rPr>
            <w:u w:val="single"/>
          </w:rPr>
          <w:delText>http://www.mathtype.com</w:delText>
        </w:r>
        <w:r w:rsidDel="00673D10">
          <w:rPr>
            <w:u w:val="single"/>
          </w:rPr>
          <w:fldChar w:fldCharType="end"/>
        </w:r>
        <w:r w:rsidRPr="00F565BA" w:rsidDel="00673D10">
          <w:delText xml:space="preserve">) for equations in your paper, use the function (Insert&gt;Object&gt;Create New&gt;Microsoft Equation </w:delText>
        </w:r>
        <w:r w:rsidRPr="00F565BA" w:rsidDel="00673D10">
          <w:rPr>
            <w:i/>
          </w:rPr>
          <w:delText>or</w:delText>
        </w:r>
        <w:r w:rsidRPr="00F565BA" w:rsidDel="00673D10">
          <w:delText xml:space="preserve"> MathType Equation) to insert it into the document. Please note that “Float over text” should </w:delText>
        </w:r>
        <w:r w:rsidRPr="00F565BA" w:rsidDel="00673D10">
          <w:rPr>
            <w:i/>
          </w:rPr>
          <w:delText>not</w:delText>
        </w:r>
        <w:r w:rsidRPr="00F565BA" w:rsidDel="00673D10">
          <w:delText xml:space="preserve"> be selected. To insert the equation into the document:</w:delText>
        </w:r>
      </w:del>
    </w:p>
    <w:p w:rsidR="003D0DDB" w:rsidRPr="00F565BA" w:rsidDel="00673D10" w:rsidRDefault="003D0DDB">
      <w:pPr>
        <w:tabs>
          <w:tab w:val="left" w:pos="288"/>
        </w:tabs>
        <w:rPr>
          <w:del w:id="323" w:author="Patton, Ryan" w:date="2019-11-14T15:15:00Z"/>
        </w:rPr>
        <w:pPrChange w:id="324" w:author="Patton, Ryan" w:date="2019-11-18T15:48:00Z">
          <w:pPr>
            <w:numPr>
              <w:ilvl w:val="5"/>
              <w:numId w:val="3"/>
            </w:numPr>
            <w:tabs>
              <w:tab w:val="left" w:pos="288"/>
              <w:tab w:val="num" w:pos="4320"/>
            </w:tabs>
            <w:ind w:left="4320" w:hanging="180"/>
          </w:pPr>
        </w:pPrChange>
      </w:pPr>
      <w:del w:id="325" w:author="Patton, Ryan" w:date="2019-11-14T15:15:00Z">
        <w:r w:rsidRPr="00F565BA" w:rsidDel="00673D10">
          <w:delText>Select the “Equation” style from the pull-down formatting menu and hit “tab” once.</w:delText>
        </w:r>
      </w:del>
    </w:p>
    <w:p w:rsidR="003D0DDB" w:rsidRPr="00F565BA" w:rsidDel="00673D10" w:rsidRDefault="003D0DDB">
      <w:pPr>
        <w:tabs>
          <w:tab w:val="left" w:pos="288"/>
        </w:tabs>
        <w:rPr>
          <w:del w:id="326" w:author="Patton, Ryan" w:date="2019-11-14T15:15:00Z"/>
        </w:rPr>
        <w:pPrChange w:id="327" w:author="Patton, Ryan" w:date="2019-11-18T15:48:00Z">
          <w:pPr>
            <w:numPr>
              <w:ilvl w:val="5"/>
              <w:numId w:val="3"/>
            </w:numPr>
            <w:tabs>
              <w:tab w:val="left" w:pos="288"/>
              <w:tab w:val="num" w:pos="4320"/>
            </w:tabs>
            <w:ind w:left="4320" w:hanging="180"/>
          </w:pPr>
        </w:pPrChange>
      </w:pPr>
      <w:del w:id="328" w:author="Patton, Ryan" w:date="2019-11-14T15:15:00Z">
        <w:r w:rsidRPr="00F565BA" w:rsidDel="00673D10">
          <w:delText>Insert the equation, hit “tab” again,</w:delText>
        </w:r>
      </w:del>
    </w:p>
    <w:p w:rsidR="003D0DDB" w:rsidRPr="00F565BA" w:rsidDel="00673D10" w:rsidRDefault="003D0DDB">
      <w:pPr>
        <w:tabs>
          <w:tab w:val="left" w:pos="288"/>
        </w:tabs>
        <w:rPr>
          <w:del w:id="329" w:author="Patton, Ryan" w:date="2019-11-14T15:15:00Z"/>
        </w:rPr>
        <w:pPrChange w:id="330" w:author="Patton, Ryan" w:date="2019-11-18T15:48:00Z">
          <w:pPr>
            <w:numPr>
              <w:ilvl w:val="5"/>
              <w:numId w:val="3"/>
            </w:numPr>
            <w:tabs>
              <w:tab w:val="left" w:pos="288"/>
              <w:tab w:val="num" w:pos="4320"/>
            </w:tabs>
            <w:ind w:left="4320" w:hanging="180"/>
          </w:pPr>
        </w:pPrChange>
      </w:pPr>
      <w:del w:id="331" w:author="Patton, Ryan" w:date="2019-11-14T15:15:00Z">
        <w:r w:rsidRPr="00F565BA" w:rsidDel="00673D10">
          <w:delText>Enter the equation number in parentheses.</w:delText>
        </w:r>
      </w:del>
    </w:p>
    <w:p w:rsidR="003D0DDB" w:rsidRPr="00F565BA" w:rsidDel="00673D10" w:rsidRDefault="003D0DDB" w:rsidP="003D0DDB">
      <w:pPr>
        <w:tabs>
          <w:tab w:val="left" w:pos="288"/>
        </w:tabs>
        <w:rPr>
          <w:del w:id="332" w:author="Patton, Ryan" w:date="2019-11-14T15:15:00Z"/>
        </w:rPr>
      </w:pPr>
      <w:del w:id="333" w:author="Patton, Ryan" w:date="2019-11-14T15:15:00Z">
        <w:r w:rsidRPr="00F565BA" w:rsidDel="00673D10">
          <w:tab/>
          <w:delText>A sample equation is included here, formatted using the preceding instructions. To make your equation more compact, you can use the solidus (/), the exp function, or appropriate exponents.  Use parentheses to avoid ambiguities in denominators.</w:delText>
        </w:r>
      </w:del>
    </w:p>
    <w:p w:rsidR="003D0DDB" w:rsidRPr="00F565BA" w:rsidDel="00673D10" w:rsidRDefault="003D0DDB">
      <w:pPr>
        <w:tabs>
          <w:tab w:val="left" w:pos="288"/>
        </w:tabs>
        <w:rPr>
          <w:del w:id="334" w:author="Patton, Ryan" w:date="2019-11-14T15:15:00Z"/>
        </w:rPr>
        <w:pPrChange w:id="335" w:author="Patton, Ryan" w:date="2019-11-18T15:48:00Z">
          <w:pPr>
            <w:tabs>
              <w:tab w:val="center" w:pos="4680"/>
              <w:tab w:val="right" w:pos="9360"/>
            </w:tabs>
            <w:spacing w:before="240" w:after="240"/>
          </w:pPr>
        </w:pPrChange>
      </w:pPr>
      <w:del w:id="336" w:author="Patton, Ryan" w:date="2019-11-14T15:15:00Z">
        <w:r w:rsidRPr="00F565BA" w:rsidDel="00673D10">
          <w:tab/>
        </w:r>
        <w:r w:rsidRPr="00F565BA" w:rsidDel="00673D10">
          <w:rPr>
            <w:noProof/>
          </w:rPr>
          <w:drawing>
            <wp:inline distT="0" distB="0" distL="0" distR="0" wp14:anchorId="02EBE2D6" wp14:editId="2E69D867">
              <wp:extent cx="2825750" cy="501650"/>
              <wp:effectExtent l="0" t="0" r="0" b="0"/>
              <wp:docPr id="2"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5750" cy="501650"/>
                      </a:xfrm>
                      <a:prstGeom prst="rect">
                        <a:avLst/>
                      </a:prstGeom>
                      <a:noFill/>
                      <a:ln>
                        <a:noFill/>
                      </a:ln>
                    </pic:spPr>
                  </pic:pic>
                </a:graphicData>
              </a:graphic>
            </wp:inline>
          </w:drawing>
        </w:r>
        <w:r w:rsidRPr="00F565BA" w:rsidDel="00673D10">
          <w:tab/>
          <w:delText>(1)</w:delText>
        </w:r>
      </w:del>
    </w:p>
    <w:p w:rsidR="003D0DDB" w:rsidRPr="00F565BA" w:rsidDel="00673D10" w:rsidRDefault="003D0DDB">
      <w:pPr>
        <w:tabs>
          <w:tab w:val="left" w:pos="288"/>
        </w:tabs>
        <w:rPr>
          <w:del w:id="337" w:author="Patton, Ryan" w:date="2019-11-14T15:15:00Z"/>
        </w:rPr>
        <w:pPrChange w:id="338" w:author="Patton, Ryan" w:date="2019-11-18T15:48:00Z">
          <w:pPr>
            <w:tabs>
              <w:tab w:val="left" w:pos="288"/>
            </w:tabs>
            <w:ind w:firstLine="288"/>
          </w:pPr>
        </w:pPrChange>
      </w:pPr>
      <w:del w:id="339" w:author="Patton, Ryan" w:date="2019-11-14T15:15:00Z">
        <w:r w:rsidRPr="00F565BA" w:rsidDel="00673D10">
          <w:delText>Be sure that the symbols in your equation are defined before the equation appears, or immediately following. Italicize symbols (</w:delText>
        </w:r>
        <w:r w:rsidRPr="00F565BA" w:rsidDel="00673D10">
          <w:rPr>
            <w:i/>
          </w:rPr>
          <w:delText>T</w:delText>
        </w:r>
        <w:r w:rsidRPr="00F565BA" w:rsidDel="00673D10">
          <w:delText xml:space="preserve"> might refer to temperature, but T is the unit tesla). Refer to “Eq. (1),” not “(1)” or “equation (1)” except at the beginning of a sentence: “Equation (1) is…” Equations can be labeled other than “Eq.” should they represent inequalities, matrices, or boundary conditions. If what is represented is really more than one equation, the abbreviation “Eqs.” can be used.</w:delText>
        </w:r>
      </w:del>
    </w:p>
    <w:p w:rsidR="003D0DDB" w:rsidRPr="00F565BA" w:rsidDel="00673D10" w:rsidRDefault="003D0DDB">
      <w:pPr>
        <w:tabs>
          <w:tab w:val="left" w:pos="288"/>
        </w:tabs>
        <w:rPr>
          <w:del w:id="340" w:author="Patton, Ryan" w:date="2019-11-14T15:15:00Z"/>
        </w:rPr>
        <w:pPrChange w:id="341" w:author="Patton, Ryan" w:date="2019-11-18T15:48:00Z">
          <w:pPr>
            <w:tabs>
              <w:tab w:val="left" w:pos="288"/>
            </w:tabs>
            <w:ind w:firstLine="288"/>
          </w:pPr>
        </w:pPrChange>
      </w:pPr>
      <w:del w:id="342" w:author="Patton, Ryan" w:date="2019-11-14T15:15:00Z">
        <w:r w:rsidRPr="00F565BA" w:rsidDel="00673D10">
          <w:delText>Define abbreviations and acronyms the first time they are used in the text, even after they have already been defined in the abstract. Very common abbreviations such as AIAA, SI, ac, and dc do not have to be defined. Abbreviations that incorporate periods should not have spaces: write “P.R.,” not “P. R.” Delete periods between initials if the abbreviation has three or more initials; e.g., U.N. but ESA. Do not use abbreviations in the title unless they are unavoidable (for instance, “AIAA” in the title of this article).</w:delText>
        </w:r>
      </w:del>
    </w:p>
    <w:p w:rsidR="003D0DDB" w:rsidRPr="00F565BA" w:rsidDel="00673D10" w:rsidRDefault="003D0DDB">
      <w:pPr>
        <w:tabs>
          <w:tab w:val="left" w:pos="288"/>
        </w:tabs>
        <w:rPr>
          <w:del w:id="343" w:author="Patton, Ryan" w:date="2019-11-14T15:15:00Z"/>
          <w:b/>
        </w:rPr>
        <w:pPrChange w:id="344" w:author="Patton, Ryan" w:date="2019-11-18T15:48:00Z">
          <w:pPr>
            <w:numPr>
              <w:numId w:val="3"/>
            </w:numPr>
            <w:tabs>
              <w:tab w:val="left" w:pos="288"/>
              <w:tab w:val="num" w:pos="720"/>
            </w:tabs>
            <w:spacing w:before="240"/>
            <w:ind w:left="720" w:hanging="432"/>
            <w:outlineLvl w:val="1"/>
          </w:pPr>
        </w:pPrChange>
      </w:pPr>
      <w:del w:id="345" w:author="Patton, Ryan" w:date="2019-11-14T15:15:00Z">
        <w:r w:rsidRPr="00F565BA" w:rsidDel="00673D10">
          <w:rPr>
            <w:b/>
          </w:rPr>
          <w:delText>General Grammar and Preferred Usage</w:delText>
        </w:r>
      </w:del>
    </w:p>
    <w:p w:rsidR="003D0DDB" w:rsidRPr="00F565BA" w:rsidDel="00673D10" w:rsidRDefault="003D0DDB">
      <w:pPr>
        <w:tabs>
          <w:tab w:val="left" w:pos="288"/>
        </w:tabs>
        <w:rPr>
          <w:del w:id="346" w:author="Patton, Ryan" w:date="2019-11-14T15:15:00Z"/>
        </w:rPr>
        <w:pPrChange w:id="347" w:author="Patton, Ryan" w:date="2019-11-18T15:48:00Z">
          <w:pPr>
            <w:tabs>
              <w:tab w:val="left" w:pos="288"/>
            </w:tabs>
            <w:ind w:firstLine="288"/>
          </w:pPr>
        </w:pPrChange>
      </w:pPr>
      <w:del w:id="348" w:author="Patton, Ryan" w:date="2019-11-14T15:15:00Z">
        <w:r w:rsidRPr="00F565BA" w:rsidDel="00673D10">
          <w:delText>Use only one space after periods or colons. Hyphenate complex modifiers: “zero-field-cooled magnetization.” Avoid dangling participles, such as, “Using Eq. (1), the potential was calculated.” [It is not clear who or what used Eq. (1).] Write instead “The potential was calculated using Eq. (1),” or “Using Eq. (1), we calculated the potential.”</w:delText>
        </w:r>
      </w:del>
    </w:p>
    <w:p w:rsidR="003D0DDB" w:rsidRPr="00F565BA" w:rsidDel="00673D10" w:rsidRDefault="003D0DDB">
      <w:pPr>
        <w:tabs>
          <w:tab w:val="left" w:pos="288"/>
        </w:tabs>
        <w:rPr>
          <w:del w:id="349" w:author="Patton, Ryan" w:date="2019-11-14T15:15:00Z"/>
        </w:rPr>
        <w:pPrChange w:id="350" w:author="Patton, Ryan" w:date="2019-11-18T15:48:00Z">
          <w:pPr>
            <w:tabs>
              <w:tab w:val="left" w:pos="288"/>
            </w:tabs>
            <w:ind w:firstLine="288"/>
          </w:pPr>
        </w:pPrChange>
      </w:pPr>
      <w:del w:id="351" w:author="Patton, Ryan" w:date="2019-11-14T15:15:00Z">
        <w:r w:rsidRPr="00F565BA" w:rsidDel="00673D10">
          <w:delText>Use a zero before decimal points: “0.25,” not “.25.” Use “cm</w:delText>
        </w:r>
        <w:r w:rsidRPr="00F565BA" w:rsidDel="00673D10">
          <w:rPr>
            <w:vertAlign w:val="superscript"/>
          </w:rPr>
          <w:delText>2</w:delText>
        </w:r>
        <w:r w:rsidRPr="00F565BA" w:rsidDel="00673D10">
          <w:delText>,” not “cc.” Indicate sample dimensions as “0.1 cm x 0.2 cm,” not “0.1 x 0.2 cm</w:delText>
        </w:r>
        <w:r w:rsidRPr="00F565BA" w:rsidDel="00673D10">
          <w:rPr>
            <w:vertAlign w:val="superscript"/>
          </w:rPr>
          <w:delText>2</w:delText>
        </w:r>
        <w:r w:rsidRPr="00F565BA" w:rsidDel="00673D10">
          <w:delText>.” The preferred abbreviation for “seconds” is “s,” not “sec.” Do not mix complete spellings and abbreviations of units: use “Wb/m</w:delText>
        </w:r>
        <w:r w:rsidRPr="00F565BA" w:rsidDel="00673D10">
          <w:rPr>
            <w:vertAlign w:val="superscript"/>
          </w:rPr>
          <w:delText>2</w:delText>
        </w:r>
        <w:r w:rsidRPr="00F565BA" w:rsidDel="00673D10">
          <w:delText>” or “webers per square meter,” not “webers/m</w:delText>
        </w:r>
        <w:r w:rsidRPr="00F565BA" w:rsidDel="00673D10">
          <w:rPr>
            <w:vertAlign w:val="superscript"/>
          </w:rPr>
          <w:delText>2</w:delText>
        </w:r>
        <w:r w:rsidRPr="00F565BA" w:rsidDel="00673D10">
          <w:delText>.” When expressing a range of values, write “7 to 9” or “7-9,” not “7~9.”</w:delText>
        </w:r>
      </w:del>
    </w:p>
    <w:p w:rsidR="003D0DDB" w:rsidRPr="00F565BA" w:rsidDel="00673D10" w:rsidRDefault="003D0DDB">
      <w:pPr>
        <w:tabs>
          <w:tab w:val="left" w:pos="288"/>
        </w:tabs>
        <w:rPr>
          <w:del w:id="352" w:author="Patton, Ryan" w:date="2019-11-14T15:15:00Z"/>
        </w:rPr>
        <w:pPrChange w:id="353" w:author="Patton, Ryan" w:date="2019-11-18T15:48:00Z">
          <w:pPr>
            <w:tabs>
              <w:tab w:val="left" w:pos="288"/>
            </w:tabs>
            <w:ind w:firstLine="288"/>
          </w:pPr>
        </w:pPrChange>
      </w:pPr>
      <w:del w:id="354" w:author="Patton, Ryan" w:date="2019-11-14T15:15:00Z">
        <w:r w:rsidRPr="00F565BA" w:rsidDel="00673D10">
          <w:delText>A parenthetical statement at the end of a sentence is punctuated outside of the closing parenthesis (like this). (A parenthetical sentence is punctuated within parenthesis.) In American English, periods and commas are placed within quotation marks, like “this period.” Other punctuation is “outside”! Avoid contractions; for example, write “do not” instead of “don’t.” The serial comma is preferred: “A, B, and C” instead of “A, B and C.”</w:delText>
        </w:r>
      </w:del>
    </w:p>
    <w:p w:rsidR="003D0DDB" w:rsidRPr="00F565BA" w:rsidDel="00673D10" w:rsidRDefault="003D0DDB">
      <w:pPr>
        <w:tabs>
          <w:tab w:val="left" w:pos="288"/>
        </w:tabs>
        <w:rPr>
          <w:del w:id="355" w:author="Patton, Ryan" w:date="2019-11-14T15:15:00Z"/>
        </w:rPr>
        <w:pPrChange w:id="356" w:author="Patton, Ryan" w:date="2019-11-18T15:48:00Z">
          <w:pPr>
            <w:tabs>
              <w:tab w:val="left" w:pos="288"/>
            </w:tabs>
            <w:ind w:firstLine="288"/>
          </w:pPr>
        </w:pPrChange>
      </w:pPr>
      <w:del w:id="357" w:author="Patton, Ryan" w:date="2019-11-14T15:15:00Z">
        <w:r w:rsidRPr="00F565BA" w:rsidDel="00673D10">
          <w:delText>If you wish, you may write in the first person singular or plural and use the active voice (“I observed that…” or “We observed that…” instead of “It was observed that…”). Remember to check spelling. If your native language is not English, please ask a native English-speaking colleague to proofread your paper.</w:delText>
        </w:r>
      </w:del>
    </w:p>
    <w:p w:rsidR="003D0DDB" w:rsidRPr="00F565BA" w:rsidDel="00673D10" w:rsidRDefault="003D0DDB">
      <w:pPr>
        <w:tabs>
          <w:tab w:val="left" w:pos="288"/>
        </w:tabs>
        <w:rPr>
          <w:del w:id="358" w:author="Patton, Ryan" w:date="2019-11-14T15:15:00Z"/>
        </w:rPr>
        <w:pPrChange w:id="359" w:author="Patton, Ryan" w:date="2019-11-18T15:48:00Z">
          <w:pPr>
            <w:tabs>
              <w:tab w:val="left" w:pos="288"/>
            </w:tabs>
            <w:ind w:firstLine="288"/>
          </w:pPr>
        </w:pPrChange>
      </w:pPr>
      <w:del w:id="360" w:author="Patton, Ryan" w:date="2019-11-14T15:15:00Z">
        <w:r w:rsidRPr="00F565BA" w:rsidDel="00673D10">
          <w:delText>The word “data” is plural, not singular (i.e., “data are,” not “data is”). The subscript for the permeability of vacuum µ</w:delText>
        </w:r>
        <w:r w:rsidRPr="00F565BA" w:rsidDel="00673D10">
          <w:rPr>
            <w:vertAlign w:val="subscript"/>
          </w:rPr>
          <w:delText>0</w:delText>
        </w:r>
        <w:r w:rsidRPr="00F565BA" w:rsidDel="00673D10">
          <w:delText xml:space="preserve"> is zero, not a lowercase letter “o.” The term for residual magnetization is “remanence”; the adjective is “remanent”; do not write “remnance” or “remnant.” The word “micrometer” is preferred over “micron” when spelling out this unit of measure.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delText>
        </w:r>
        <w:r w:rsidRPr="00F565BA" w:rsidDel="00673D10">
          <w:rPr>
            <w:vertAlign w:val="subscript"/>
          </w:rPr>
          <w:delText>0.5</w:delText>
        </w:r>
        <w:r w:rsidRPr="00F565BA" w:rsidDel="00673D10">
          <w:delText>Mn</w:delText>
        </w:r>
        <w:r w:rsidRPr="00F565BA" w:rsidDel="00673D10">
          <w:rPr>
            <w:vertAlign w:val="subscript"/>
          </w:rPr>
          <w:delText>0.5</w:delText>
        </w:r>
        <w:r w:rsidRPr="00F565BA" w:rsidDel="00673D10">
          <w:delText xml:space="preserve"> whereas “Ni–Mn” indicates an alloy of some composition Ni</w:delText>
        </w:r>
        <w:r w:rsidRPr="00F565BA" w:rsidDel="00673D10">
          <w:rPr>
            <w:vertAlign w:val="subscript"/>
          </w:rPr>
          <w:delText>x</w:delText>
        </w:r>
        <w:r w:rsidRPr="00F565BA" w:rsidDel="00673D10">
          <w:delText>Mn</w:delText>
        </w:r>
        <w:r w:rsidRPr="00F565BA" w:rsidDel="00673D10">
          <w:rPr>
            <w:vertAlign w:val="subscript"/>
          </w:rPr>
          <w:delText>1-x</w:delText>
        </w:r>
        <w:r w:rsidRPr="00F565BA" w:rsidDel="00673D10">
          <w:delText>.</w:delText>
        </w:r>
      </w:del>
    </w:p>
    <w:p w:rsidR="003D0DDB" w:rsidRPr="00F565BA" w:rsidDel="00673D10" w:rsidRDefault="003D0DDB">
      <w:pPr>
        <w:tabs>
          <w:tab w:val="left" w:pos="288"/>
        </w:tabs>
        <w:rPr>
          <w:del w:id="361" w:author="Patton, Ryan" w:date="2019-11-14T15:15:00Z"/>
        </w:rPr>
        <w:pPrChange w:id="362" w:author="Patton, Ryan" w:date="2019-11-18T15:48:00Z">
          <w:pPr>
            <w:tabs>
              <w:tab w:val="left" w:pos="288"/>
            </w:tabs>
            <w:ind w:firstLine="288"/>
          </w:pPr>
        </w:pPrChange>
      </w:pPr>
      <w:del w:id="363" w:author="Patton, Ryan" w:date="2019-11-14T15:15:00Z">
        <w:r w:rsidRPr="00F565BA" w:rsidDel="00673D10">
          <w:delText>Be aware of the different meanings of the homophones “affect” (usually a verb) and “effect” (usually a noun), “complement” and “compliment,” “discreet” and “discrete,” “principal” (e.g., “principal investigator”) and “principle” (e.g., “principle of measurement”). Do not confuse “imply” and “infer.”</w:delText>
        </w:r>
      </w:del>
    </w:p>
    <w:p w:rsidR="003D0DDB" w:rsidRPr="00F565BA" w:rsidRDefault="003D0DDB">
      <w:pPr>
        <w:tabs>
          <w:tab w:val="left" w:pos="288"/>
        </w:tabs>
        <w:pPrChange w:id="364" w:author="Patton, Ryan" w:date="2019-11-18T15:48:00Z">
          <w:pPr>
            <w:tabs>
              <w:tab w:val="left" w:pos="288"/>
            </w:tabs>
            <w:ind w:firstLine="288"/>
          </w:pPr>
        </w:pPrChange>
      </w:pPr>
      <w:del w:id="365" w:author="Patton, Ryan" w:date="2019-11-14T15:15:00Z">
        <w:r w:rsidRPr="00F565BA" w:rsidDel="00673D10">
          <w:delText>Prefixes such as “non,” “sub,” “micro,” “multi,” and “"ultra” are not independent words; they should be joined to the words they modify, usually without a hyphen. There is no period after the “et” in the abbreviation “et al</w:delText>
        </w:r>
        <w:r w:rsidRPr="00F565BA" w:rsidDel="00673D10">
          <w:rPr>
            <w:i/>
          </w:rPr>
          <w:delText>.</w:delText>
        </w:r>
        <w:r w:rsidRPr="00F565BA" w:rsidDel="00673D10">
          <w:delText xml:space="preserve">” The abbreviation “i.e.,” means “that is,” and the abbreviation “e.g.,” means “for example” (these abbreviations are not italicized). </w:delText>
        </w:r>
      </w:del>
    </w:p>
    <w:p w:rsidR="003D0DDB" w:rsidRPr="00F565BA" w:rsidRDefault="003D0DDB" w:rsidP="003D0DDB">
      <w:pPr>
        <w:keepNext/>
        <w:numPr>
          <w:ilvl w:val="0"/>
          <w:numId w:val="1"/>
        </w:numPr>
        <w:tabs>
          <w:tab w:val="clear" w:pos="360"/>
          <w:tab w:val="num" w:pos="180"/>
        </w:tabs>
        <w:spacing w:before="240" w:after="60"/>
        <w:ind w:left="180" w:hanging="180"/>
        <w:jc w:val="center"/>
        <w:outlineLvl w:val="0"/>
        <w:rPr>
          <w:b/>
          <w:kern w:val="32"/>
          <w:sz w:val="22"/>
        </w:rPr>
      </w:pPr>
      <w:r w:rsidRPr="00F565BA">
        <w:rPr>
          <w:b/>
          <w:kern w:val="32"/>
          <w:sz w:val="22"/>
        </w:rPr>
        <w:t>Conclusion</w:t>
      </w:r>
      <w:ins w:id="366" w:author="Patton, Ryan" w:date="2019-11-14T15:12:00Z">
        <w:r>
          <w:rPr>
            <w:b/>
            <w:kern w:val="32"/>
            <w:sz w:val="22"/>
          </w:rPr>
          <w:t xml:space="preserve"> and Future Work</w:t>
        </w:r>
      </w:ins>
    </w:p>
    <w:p w:rsidR="003D0DDB" w:rsidRDefault="003D0DDB" w:rsidP="003D0DDB">
      <w:pPr>
        <w:tabs>
          <w:tab w:val="left" w:pos="288"/>
        </w:tabs>
      </w:pPr>
      <w:r>
        <w:tab/>
        <w:t xml:space="preserve">In the coming years, developments for long-distance space missions will continue to grow exponentially. By forming early conceptual designs to facilitate mining asteroids, a concept of operations will already be in place waiting on only the development of adjacent technologies. </w:t>
      </w:r>
    </w:p>
    <w:p w:rsidR="003D0DDB" w:rsidRDefault="003D0DDB" w:rsidP="003D0DDB">
      <w:pPr>
        <w:tabs>
          <w:tab w:val="left" w:pos="288"/>
        </w:tabs>
      </w:pPr>
      <w:r>
        <w:tab/>
        <w:t xml:space="preserve">With the validation of the assessment model, the model would be worth pursuing forward to manufacturing and further design studies. Additional assessment methods should in theory show the model should work but with the </w:t>
      </w:r>
      <w:r>
        <w:lastRenderedPageBreak/>
        <w:t>numerous aggregation methods available, plentiful further analysis could be generated. Different weights could be given to the evaluation criteria for further study. Using more formulas to help define the evaluation criteria instead of fuzzy ‘ilities would lend more confidence to the results of the assessment. Although significant room for improvement in the assessment model exists, enough of the criteria were sufficiently defined to feel confident in the level-2, modified level-2, and level-3 general trendlines.</w:t>
      </w:r>
    </w:p>
    <w:p w:rsidR="003D0DDB" w:rsidRDefault="003D0DDB" w:rsidP="003D0DDB">
      <w:pPr>
        <w:tabs>
          <w:tab w:val="left" w:pos="288"/>
        </w:tabs>
      </w:pPr>
      <w:r>
        <w:tab/>
        <w:t xml:space="preserve">The proposed system utilizes ventures across different areas of space technology to design a state-of-the-art concept. The rationale behind each design decision contains roots in current practices either in testing or deployment. The potential net worth of mining even one asteroid, much less finding a consistent process to mine asteroids, could yield a huge payout in billions or even trillions of dollars. By proposing a cost-effective concept with engineered foundations, aspects of its design can be picked and pulled for relevant applications in other space projects. </w:t>
      </w:r>
    </w:p>
    <w:p w:rsidR="003D0DDB" w:rsidRPr="00F565BA" w:rsidDel="00673D10" w:rsidRDefault="003D0DDB" w:rsidP="003D0DDB">
      <w:pPr>
        <w:keepNext/>
        <w:spacing w:before="240" w:after="60"/>
        <w:jc w:val="center"/>
        <w:outlineLvl w:val="0"/>
        <w:rPr>
          <w:del w:id="367" w:author="Patton, Ryan" w:date="2019-11-14T15:13:00Z"/>
          <w:b/>
          <w:kern w:val="32"/>
          <w:sz w:val="22"/>
        </w:rPr>
      </w:pPr>
      <w:del w:id="368" w:author="Patton, Ryan" w:date="2019-11-14T15:13:00Z">
        <w:r w:rsidRPr="00F565BA" w:rsidDel="00673D10">
          <w:rPr>
            <w:b/>
            <w:kern w:val="32"/>
            <w:sz w:val="22"/>
          </w:rPr>
          <w:delText>Appendix</w:delText>
        </w:r>
      </w:del>
    </w:p>
    <w:p w:rsidR="003D0DDB" w:rsidRPr="00F565BA" w:rsidDel="00673D10" w:rsidRDefault="003D0DDB" w:rsidP="003D0DDB">
      <w:pPr>
        <w:tabs>
          <w:tab w:val="left" w:pos="288"/>
        </w:tabs>
        <w:ind w:firstLine="288"/>
        <w:rPr>
          <w:del w:id="369" w:author="Patton, Ryan" w:date="2019-11-14T15:13:00Z"/>
        </w:rPr>
      </w:pPr>
      <w:del w:id="370" w:author="Patton, Ryan" w:date="2019-11-14T15:13:00Z">
        <w:r w:rsidRPr="00F565BA" w:rsidDel="00673D10">
          <w:delText>An appendix, if needed, should appear before the acknowledgments.</w:delText>
        </w:r>
      </w:del>
    </w:p>
    <w:p w:rsidR="003D0DDB" w:rsidRPr="00F565BA" w:rsidDel="00673D10" w:rsidRDefault="003D0DDB" w:rsidP="003D0DDB">
      <w:pPr>
        <w:keepNext/>
        <w:spacing w:before="240" w:after="60"/>
        <w:ind w:left="180"/>
        <w:jc w:val="center"/>
        <w:outlineLvl w:val="0"/>
        <w:rPr>
          <w:del w:id="371" w:author="Patton, Ryan" w:date="2019-11-14T15:13:00Z"/>
          <w:b/>
          <w:kern w:val="32"/>
          <w:sz w:val="22"/>
        </w:rPr>
      </w:pPr>
      <w:del w:id="372" w:author="Patton, Ryan" w:date="2019-11-14T15:13:00Z">
        <w:r w:rsidRPr="00F565BA" w:rsidDel="00673D10">
          <w:rPr>
            <w:b/>
            <w:kern w:val="32"/>
            <w:sz w:val="22"/>
          </w:rPr>
          <w:delText>Acknowledgments</w:delText>
        </w:r>
      </w:del>
    </w:p>
    <w:p w:rsidR="003D0DDB" w:rsidRPr="00F565BA" w:rsidDel="00673D10" w:rsidRDefault="003D0DDB" w:rsidP="003D0DDB">
      <w:pPr>
        <w:tabs>
          <w:tab w:val="left" w:pos="288"/>
        </w:tabs>
        <w:ind w:firstLine="288"/>
        <w:rPr>
          <w:del w:id="373" w:author="Patton, Ryan" w:date="2019-11-14T15:13:00Z"/>
          <w:i/>
        </w:rPr>
      </w:pPr>
      <w:del w:id="374" w:author="Patton, Ryan" w:date="2019-11-14T15:13:00Z">
        <w:r w:rsidRPr="00F565BA" w:rsidDel="00673D10">
          <w:delText xml:space="preserve">An Acknowledgments section, if used, </w:delText>
        </w:r>
        <w:r w:rsidRPr="00F565BA" w:rsidDel="00673D10">
          <w:rPr>
            <w:b/>
            <w:u w:val="single"/>
          </w:rPr>
          <w:delText>immediately precedes</w:delText>
        </w:r>
        <w:r w:rsidRPr="00F565BA" w:rsidDel="00673D10">
          <w:delText xml:space="preserve"> the References. Sponsorship</w:delText>
        </w:r>
        <w:r w:rsidDel="00673D10">
          <w:delText xml:space="preserve"> information</w:delText>
        </w:r>
        <w:r w:rsidRPr="00F565BA" w:rsidDel="00673D10">
          <w:delText xml:space="preserve"> and </w:delText>
        </w:r>
        <w:r w:rsidDel="00673D10">
          <w:delText>funding data</w:delText>
        </w:r>
        <w:r w:rsidRPr="00F565BA" w:rsidDel="00673D10">
          <w:delText xml:space="preserve"> </w:delText>
        </w:r>
        <w:r w:rsidDel="00673D10">
          <w:delText>are</w:delText>
        </w:r>
        <w:r w:rsidRPr="00F565BA" w:rsidDel="00673D10">
          <w:delText xml:space="preserve"> included here. The preferred spelling of the word “acknowledgment” in American English is without the “e” after the “g.” Avoid expressions such as “One of us (S.B.A.) would like to thank…” Instead, write “F. A. Author thanks…” </w:delText>
        </w:r>
      </w:del>
    </w:p>
    <w:p w:rsidR="003D0DDB" w:rsidRPr="00F565BA" w:rsidDel="004E506A" w:rsidRDefault="003D0DDB" w:rsidP="003D0DDB">
      <w:pPr>
        <w:keepNext/>
        <w:spacing w:before="240" w:after="60"/>
        <w:ind w:left="180"/>
        <w:jc w:val="center"/>
        <w:outlineLvl w:val="0"/>
        <w:rPr>
          <w:del w:id="375" w:author="Patton, Ryan" w:date="2019-11-14T15:12:00Z"/>
          <w:b/>
          <w:kern w:val="32"/>
          <w:sz w:val="22"/>
        </w:rPr>
      </w:pPr>
      <w:r w:rsidRPr="00F565BA">
        <w:rPr>
          <w:b/>
          <w:kern w:val="32"/>
          <w:sz w:val="22"/>
        </w:rPr>
        <w:t>References</w:t>
      </w:r>
    </w:p>
    <w:p w:rsidR="003D0DDB" w:rsidDel="004E506A" w:rsidRDefault="003D0DDB">
      <w:pPr>
        <w:rPr>
          <w:del w:id="376" w:author="Patton, Ryan" w:date="2019-11-14T15:12:00Z"/>
          <w:sz w:val="18"/>
        </w:rPr>
        <w:pPrChange w:id="377" w:author="Patton, Ryan" w:date="2019-11-14T15:12:00Z">
          <w:pPr>
            <w:ind w:firstLine="288"/>
          </w:pPr>
        </w:pPrChange>
      </w:pPr>
      <w:del w:id="378" w:author="Patton, Ryan" w:date="2019-11-14T15:12:00Z">
        <w:r w:rsidRPr="00F565BA" w:rsidDel="004E506A">
          <w:rPr>
            <w:sz w:val="18"/>
          </w:rPr>
          <w:delText xml:space="preserve">The following pages are intended to provide examples of the different reference types. </w:delText>
        </w:r>
        <w:r w:rsidDel="004E506A">
          <w:rPr>
            <w:sz w:val="18"/>
          </w:rPr>
          <w:delText>A</w:delText>
        </w:r>
        <w:r w:rsidRPr="00F565BA" w:rsidDel="004E506A">
          <w:rPr>
            <w:sz w:val="18"/>
          </w:rPr>
          <w:delText>ll references should be in 9-point font,</w:delText>
        </w:r>
        <w:r w:rsidDel="004E506A">
          <w:rPr>
            <w:sz w:val="18"/>
          </w:rPr>
          <w:delText xml:space="preserve"> with the first line flush left and</w:delText>
        </w:r>
        <w:r w:rsidRPr="00F565BA" w:rsidDel="004E506A">
          <w:rPr>
            <w:sz w:val="18"/>
          </w:rPr>
          <w:delText xml:space="preserve"> </w:delText>
        </w:r>
        <w:r w:rsidRPr="00A1533D" w:rsidDel="004E506A">
          <w:rPr>
            <w:sz w:val="18"/>
            <w:u w:val="single"/>
          </w:rPr>
          <w:delText>reference numbers inserted in brackets</w:delText>
        </w:r>
        <w:r w:rsidRPr="00F565BA" w:rsidDel="004E506A">
          <w:rPr>
            <w:sz w:val="18"/>
          </w:rPr>
          <w:delText xml:space="preserve">. You are not required to indicate the type of reference; different types are shown here for illustrative purposes only. The DOI (digital object identifier) should be incorporated in every reference for which it is available (see Ref. 1 sample); for more information on DOIs, visit www.doi.org or </w:delText>
        </w:r>
        <w:r w:rsidDel="004E506A">
          <w:rPr>
            <w:rStyle w:val="Hyperlink"/>
            <w:sz w:val="18"/>
          </w:rPr>
          <w:fldChar w:fldCharType="begin"/>
        </w:r>
        <w:r w:rsidDel="004E506A">
          <w:rPr>
            <w:rStyle w:val="Hyperlink"/>
            <w:sz w:val="18"/>
          </w:rPr>
          <w:delInstrText xml:space="preserve"> HYPERLINK "http://www.crossref.org" </w:delInstrText>
        </w:r>
        <w:r w:rsidDel="004E506A">
          <w:rPr>
            <w:rStyle w:val="Hyperlink"/>
            <w:sz w:val="18"/>
          </w:rPr>
          <w:fldChar w:fldCharType="separate"/>
        </w:r>
        <w:r w:rsidRPr="00C4675B" w:rsidDel="004E506A">
          <w:rPr>
            <w:rStyle w:val="Hyperlink"/>
            <w:sz w:val="18"/>
          </w:rPr>
          <w:delText>www.crossref.org</w:delText>
        </w:r>
        <w:r w:rsidDel="004E506A">
          <w:rPr>
            <w:rStyle w:val="Hyperlink"/>
            <w:sz w:val="18"/>
          </w:rPr>
          <w:fldChar w:fldCharType="end"/>
        </w:r>
        <w:r w:rsidRPr="00F565BA" w:rsidDel="004E506A">
          <w:rPr>
            <w:sz w:val="18"/>
          </w:rPr>
          <w:delText>.</w:delText>
        </w:r>
      </w:del>
    </w:p>
    <w:p w:rsidR="003D0DDB" w:rsidRPr="00F565BA" w:rsidDel="004E506A" w:rsidRDefault="003D0DDB" w:rsidP="003D0DDB">
      <w:pPr>
        <w:rPr>
          <w:del w:id="379" w:author="Patton, Ryan" w:date="2019-11-14T15:12:00Z"/>
          <w:sz w:val="18"/>
        </w:rPr>
      </w:pPr>
      <w:del w:id="380" w:author="Patton, Ryan" w:date="2019-11-14T15:12:00Z">
        <w:r w:rsidDel="004E506A">
          <w:rPr>
            <w:sz w:val="18"/>
          </w:rPr>
          <w:tab/>
        </w:r>
      </w:del>
    </w:p>
    <w:p w:rsidR="003D0DDB" w:rsidRPr="00F565BA" w:rsidDel="004E506A" w:rsidRDefault="003D0DDB">
      <w:pPr>
        <w:rPr>
          <w:del w:id="381" w:author="Patton, Ryan" w:date="2019-11-14T15:12:00Z"/>
          <w:sz w:val="18"/>
        </w:rPr>
        <w:pPrChange w:id="382" w:author="Patton, Ryan" w:date="2019-11-14T15:12:00Z">
          <w:pPr>
            <w:ind w:firstLine="288"/>
          </w:pPr>
        </w:pPrChange>
      </w:pPr>
    </w:p>
    <w:p w:rsidR="003D0DDB" w:rsidRPr="00F565BA" w:rsidRDefault="003D0DDB">
      <w:pPr>
        <w:keepNext/>
        <w:spacing w:before="240" w:after="60"/>
        <w:ind w:left="180"/>
        <w:jc w:val="center"/>
        <w:outlineLvl w:val="0"/>
        <w:rPr>
          <w:sz w:val="18"/>
        </w:rPr>
        <w:pPrChange w:id="383" w:author="Patton, Ryan" w:date="2019-11-14T15:12:00Z">
          <w:pPr>
            <w:ind w:firstLine="288"/>
          </w:pPr>
        </w:pPrChange>
      </w:pPr>
    </w:p>
    <w:p w:rsidR="003D0DDB" w:rsidRPr="00F565BA" w:rsidDel="004E506A" w:rsidRDefault="003D0DDB" w:rsidP="003D0DDB">
      <w:pPr>
        <w:rPr>
          <w:del w:id="384" w:author="Patton, Ryan" w:date="2019-11-14T15:13:00Z"/>
          <w:i/>
        </w:rPr>
      </w:pPr>
      <w:del w:id="385" w:author="Patton, Ryan" w:date="2019-11-14T15:13:00Z">
        <w:r w:rsidRPr="00F565BA" w:rsidDel="004E506A">
          <w:rPr>
            <w:i/>
          </w:rPr>
          <w:delText>Periodicals</w:delText>
        </w:r>
      </w:del>
    </w:p>
    <w:p w:rsidR="003D0DDB" w:rsidRPr="00F565BA" w:rsidDel="004E506A" w:rsidRDefault="003D0DDB" w:rsidP="003D0DDB">
      <w:pPr>
        <w:ind w:left="288" w:hanging="288"/>
        <w:rPr>
          <w:del w:id="386" w:author="Patton, Ryan" w:date="2019-11-14T15:13:00Z"/>
          <w:sz w:val="18"/>
        </w:rPr>
      </w:pPr>
      <w:del w:id="387" w:author="Patton, Ryan" w:date="2019-11-14T15:13:00Z">
        <w:r w:rsidRPr="00F565BA" w:rsidDel="004E506A">
          <w:rPr>
            <w:sz w:val="18"/>
          </w:rPr>
          <w:delText>[1]</w:delText>
        </w:r>
        <w:r w:rsidRPr="00F565BA" w:rsidDel="004E506A">
          <w:rPr>
            <w:sz w:val="18"/>
          </w:rPr>
          <w:tab/>
          <w:delText xml:space="preserve">Vatistas, G. H., Lin, S., and Kwok, C. K., “Reverse Flow Radius in Vortex Chambers,” </w:delText>
        </w:r>
        <w:r w:rsidRPr="00F565BA" w:rsidDel="004E506A">
          <w:rPr>
            <w:i/>
            <w:sz w:val="18"/>
          </w:rPr>
          <w:delText>AIAA Journal</w:delText>
        </w:r>
        <w:r w:rsidRPr="00F565BA" w:rsidDel="004E506A">
          <w:rPr>
            <w:sz w:val="18"/>
          </w:rPr>
          <w:delText>, Vol. 24, No. 11, 1986, pp. 1872, 1873.</w:delText>
        </w:r>
      </w:del>
    </w:p>
    <w:p w:rsidR="003D0DDB" w:rsidRPr="00F565BA" w:rsidDel="004E506A" w:rsidRDefault="003D0DDB" w:rsidP="003D0DDB">
      <w:pPr>
        <w:ind w:left="288" w:hanging="288"/>
        <w:rPr>
          <w:del w:id="388" w:author="Patton, Ryan" w:date="2019-11-14T15:13:00Z"/>
          <w:sz w:val="18"/>
        </w:rPr>
      </w:pPr>
      <w:del w:id="389" w:author="Patton, Ryan" w:date="2019-11-14T15:13:00Z">
        <w:r w:rsidRPr="00F565BA" w:rsidDel="004E506A">
          <w:rPr>
            <w:sz w:val="18"/>
          </w:rPr>
          <w:tab/>
          <w:delText>doi: 10.2514/3.13046</w:delText>
        </w:r>
      </w:del>
    </w:p>
    <w:p w:rsidR="003D0DDB" w:rsidRPr="00F565BA" w:rsidDel="004E506A" w:rsidRDefault="003D0DDB" w:rsidP="003D0DDB">
      <w:pPr>
        <w:ind w:left="288" w:hanging="288"/>
        <w:rPr>
          <w:del w:id="390" w:author="Patton, Ryan" w:date="2019-11-14T15:13:00Z"/>
          <w:sz w:val="18"/>
        </w:rPr>
      </w:pPr>
      <w:del w:id="391" w:author="Patton, Ryan" w:date="2019-11-14T15:13:00Z">
        <w:r w:rsidRPr="00F565BA" w:rsidDel="004E506A">
          <w:rPr>
            <w:sz w:val="18"/>
          </w:rPr>
          <w:delText>[2]</w:delText>
        </w:r>
        <w:r w:rsidRPr="00F565BA" w:rsidDel="004E506A">
          <w:rPr>
            <w:sz w:val="18"/>
          </w:rPr>
          <w:tab/>
          <w:delText>Alyanak, E. J., and Pendleton, E., “Aeroelastic Tailoring and Active Aeroelastic Wing Impact on a Lambda Wing Configuration,” Journal of Aircraft, published online 10 Nov. 2016.</w:delText>
        </w:r>
      </w:del>
    </w:p>
    <w:p w:rsidR="003D0DDB" w:rsidRPr="00F565BA" w:rsidDel="004E506A" w:rsidRDefault="003D0DDB" w:rsidP="003D0DDB">
      <w:pPr>
        <w:ind w:left="288" w:hanging="288"/>
        <w:rPr>
          <w:del w:id="392" w:author="Patton, Ryan" w:date="2019-11-14T15:13:00Z"/>
          <w:sz w:val="18"/>
        </w:rPr>
      </w:pPr>
      <w:del w:id="393" w:author="Patton, Ryan" w:date="2019-11-14T15:13:00Z">
        <w:r w:rsidRPr="00F565BA" w:rsidDel="004E506A">
          <w:rPr>
            <w:sz w:val="18"/>
          </w:rPr>
          <w:tab/>
          <w:delText>doi: 10.2514/1.C033040</w:delText>
        </w:r>
      </w:del>
    </w:p>
    <w:p w:rsidR="003D0DDB" w:rsidRPr="00F565BA" w:rsidDel="004E506A" w:rsidRDefault="003D0DDB" w:rsidP="003D0DDB">
      <w:pPr>
        <w:ind w:left="288" w:hanging="288"/>
        <w:rPr>
          <w:del w:id="394" w:author="Patton, Ryan" w:date="2019-11-14T15:13:00Z"/>
          <w:sz w:val="18"/>
        </w:rPr>
      </w:pPr>
      <w:del w:id="395" w:author="Patton, Ryan" w:date="2019-11-14T15:13:00Z">
        <w:r w:rsidRPr="00F565BA" w:rsidDel="004E506A">
          <w:rPr>
            <w:sz w:val="18"/>
          </w:rPr>
          <w:delText>[3]</w:delText>
        </w:r>
        <w:r w:rsidRPr="00F565BA" w:rsidDel="004E506A">
          <w:rPr>
            <w:sz w:val="18"/>
          </w:rPr>
          <w:tab/>
          <w:delText xml:space="preserve">Dornheim, M. A., “Planetary Flight Surge Faces Budget Realities,” </w:delText>
        </w:r>
        <w:r w:rsidRPr="00F565BA" w:rsidDel="004E506A">
          <w:rPr>
            <w:i/>
            <w:sz w:val="18"/>
          </w:rPr>
          <w:delText>Aviation Week and Space Technology</w:delText>
        </w:r>
        <w:r w:rsidRPr="00F565BA" w:rsidDel="004E506A">
          <w:rPr>
            <w:sz w:val="18"/>
          </w:rPr>
          <w:delText>, Vol. 145, No. 24, 9 Dec. 1996, pp. 44–46.</w:delText>
        </w:r>
      </w:del>
    </w:p>
    <w:p w:rsidR="003D0DDB" w:rsidRPr="00F565BA" w:rsidDel="004E506A" w:rsidRDefault="003D0DDB" w:rsidP="003D0DDB">
      <w:pPr>
        <w:ind w:left="288" w:hanging="288"/>
        <w:rPr>
          <w:del w:id="396" w:author="Patton, Ryan" w:date="2019-11-14T15:13:00Z"/>
          <w:sz w:val="18"/>
        </w:rPr>
      </w:pPr>
      <w:del w:id="397" w:author="Patton, Ryan" w:date="2019-11-14T15:13:00Z">
        <w:r w:rsidRPr="00F565BA" w:rsidDel="004E506A">
          <w:rPr>
            <w:sz w:val="18"/>
          </w:rPr>
          <w:delText>[4]</w:delText>
        </w:r>
        <w:r w:rsidRPr="00F565BA" w:rsidDel="004E506A">
          <w:rPr>
            <w:sz w:val="18"/>
          </w:rPr>
          <w:tab/>
          <w:delText xml:space="preserve">Terster, W., “NASA Considers Switch to Delta 2,” </w:delText>
        </w:r>
        <w:r w:rsidRPr="00F565BA" w:rsidDel="004E506A">
          <w:rPr>
            <w:i/>
            <w:sz w:val="18"/>
          </w:rPr>
          <w:delText>Space News</w:delText>
        </w:r>
        <w:r w:rsidRPr="00F565BA" w:rsidDel="004E506A">
          <w:rPr>
            <w:sz w:val="18"/>
          </w:rPr>
          <w:delText>, Vol. 8, No. 2, 13–19 Jan. 1997, pp. 1, 18.</w:delText>
        </w:r>
      </w:del>
    </w:p>
    <w:p w:rsidR="003D0DDB" w:rsidRPr="00F565BA" w:rsidDel="004E506A" w:rsidRDefault="003D0DDB" w:rsidP="003D0DDB">
      <w:pPr>
        <w:ind w:firstLine="288"/>
        <w:rPr>
          <w:del w:id="398" w:author="Patton, Ryan" w:date="2019-11-14T15:13:00Z"/>
        </w:rPr>
      </w:pPr>
      <w:del w:id="399" w:author="Patton, Ryan" w:date="2019-11-14T15:13:00Z">
        <w:r w:rsidRPr="00F565BA" w:rsidDel="004E506A">
          <w:delText>All of the preceding information is required. The journal issue number (“No. 11” in Ref. 1) is preferred, but the month (Nov.) can be substituted if the issue number is not available. Use the complete date for daily and weekly publications. Transactions follow the same style as other journals.</w:delText>
        </w:r>
      </w:del>
    </w:p>
    <w:p w:rsidR="003D0DDB" w:rsidRPr="00F565BA" w:rsidDel="004E506A" w:rsidRDefault="003D0DDB" w:rsidP="003D0DDB">
      <w:pPr>
        <w:rPr>
          <w:del w:id="400" w:author="Patton, Ryan" w:date="2019-11-14T15:13:00Z"/>
          <w:i/>
        </w:rPr>
      </w:pPr>
    </w:p>
    <w:p w:rsidR="003D0DDB" w:rsidRPr="00F565BA" w:rsidDel="004E506A" w:rsidRDefault="003D0DDB" w:rsidP="003D0DDB">
      <w:pPr>
        <w:rPr>
          <w:del w:id="401" w:author="Patton, Ryan" w:date="2019-11-14T15:13:00Z"/>
        </w:rPr>
      </w:pPr>
      <w:del w:id="402" w:author="Patton, Ryan" w:date="2019-11-14T15:13:00Z">
        <w:r w:rsidRPr="00F565BA" w:rsidDel="004E506A">
          <w:rPr>
            <w:i/>
          </w:rPr>
          <w:delText>Books</w:delText>
        </w:r>
      </w:del>
    </w:p>
    <w:p w:rsidR="003D0DDB" w:rsidRPr="00F565BA" w:rsidDel="004E506A" w:rsidRDefault="003D0DDB" w:rsidP="003D0DDB">
      <w:pPr>
        <w:ind w:left="288" w:hanging="288"/>
        <w:rPr>
          <w:del w:id="403" w:author="Patton, Ryan" w:date="2019-11-14T15:13:00Z"/>
          <w:sz w:val="18"/>
        </w:rPr>
      </w:pPr>
      <w:del w:id="404" w:author="Patton, Ryan" w:date="2019-11-14T15:13:00Z">
        <w:r w:rsidRPr="00F565BA" w:rsidDel="004E506A">
          <w:rPr>
            <w:sz w:val="18"/>
          </w:rPr>
          <w:delText>[5]</w:delText>
        </w:r>
        <w:r w:rsidRPr="00F565BA" w:rsidDel="004E506A">
          <w:rPr>
            <w:sz w:val="18"/>
          </w:rPr>
          <w:tab/>
          <w:delText xml:space="preserve">Peyret, R., and Taylor, T. D., </w:delText>
        </w:r>
        <w:r w:rsidRPr="00F565BA" w:rsidDel="004E506A">
          <w:rPr>
            <w:i/>
            <w:sz w:val="18"/>
          </w:rPr>
          <w:delText>Computational Methods in Fluid Flow</w:delText>
        </w:r>
        <w:r w:rsidRPr="00F565BA" w:rsidDel="004E506A">
          <w:rPr>
            <w:sz w:val="18"/>
          </w:rPr>
          <w:delText>, 2</w:delText>
        </w:r>
        <w:r w:rsidRPr="00F565BA" w:rsidDel="004E506A">
          <w:rPr>
            <w:sz w:val="18"/>
            <w:vertAlign w:val="superscript"/>
          </w:rPr>
          <w:delText>nd</w:delText>
        </w:r>
        <w:r w:rsidRPr="00F565BA" w:rsidDel="004E506A">
          <w:rPr>
            <w:sz w:val="18"/>
          </w:rPr>
          <w:delText xml:space="preserve"> ed., Springer-Verlag, New York, 1983, Chaps. 7, 14.</w:delText>
        </w:r>
      </w:del>
    </w:p>
    <w:p w:rsidR="003D0DDB" w:rsidRPr="00F565BA" w:rsidDel="004E506A" w:rsidRDefault="003D0DDB" w:rsidP="003D0DDB">
      <w:pPr>
        <w:ind w:left="288" w:hanging="288"/>
        <w:rPr>
          <w:del w:id="405" w:author="Patton, Ryan" w:date="2019-11-14T15:13:00Z"/>
          <w:sz w:val="18"/>
        </w:rPr>
      </w:pPr>
      <w:del w:id="406" w:author="Patton, Ryan" w:date="2019-11-14T15:13:00Z">
        <w:r w:rsidRPr="00F565BA" w:rsidDel="004E506A">
          <w:rPr>
            <w:sz w:val="18"/>
          </w:rPr>
          <w:delText>[6]</w:delText>
        </w:r>
        <w:r w:rsidRPr="00F565BA" w:rsidDel="004E506A">
          <w:rPr>
            <w:sz w:val="18"/>
          </w:rPr>
          <w:tab/>
          <w:delText xml:space="preserve">Oates, G. C. (ed.), </w:delText>
        </w:r>
        <w:r w:rsidRPr="00F565BA" w:rsidDel="004E506A">
          <w:rPr>
            <w:i/>
            <w:sz w:val="18"/>
          </w:rPr>
          <w:delText>Aerothermodynamics of Gas Turbine and Rocket Propulsion</w:delText>
        </w:r>
        <w:r w:rsidRPr="00F565BA" w:rsidDel="004E506A">
          <w:rPr>
            <w:sz w:val="18"/>
          </w:rPr>
          <w:delText>, AIAA Education Series, AIAA, New York, 1984, pp. 19, 136.</w:delText>
        </w:r>
      </w:del>
    </w:p>
    <w:p w:rsidR="003D0DDB" w:rsidRPr="00F565BA" w:rsidDel="004E506A" w:rsidRDefault="003D0DDB" w:rsidP="003D0DDB">
      <w:pPr>
        <w:ind w:left="288" w:hanging="288"/>
        <w:rPr>
          <w:del w:id="407" w:author="Patton, Ryan" w:date="2019-11-14T15:13:00Z"/>
          <w:sz w:val="18"/>
        </w:rPr>
      </w:pPr>
      <w:del w:id="408" w:author="Patton, Ryan" w:date="2019-11-14T15:13:00Z">
        <w:r w:rsidRPr="00F565BA" w:rsidDel="004E506A">
          <w:rPr>
            <w:sz w:val="18"/>
          </w:rPr>
          <w:delText>[7]</w:delText>
        </w:r>
        <w:r w:rsidRPr="00F565BA" w:rsidDel="004E506A">
          <w:rPr>
            <w:sz w:val="18"/>
          </w:rPr>
          <w:tab/>
          <w:delText xml:space="preserve">Volpe, R., “Techniques for Collision Prevention, Impact Stability, and Force Control by Space Manipulators,” </w:delText>
        </w:r>
        <w:r w:rsidRPr="00F565BA" w:rsidDel="004E506A">
          <w:rPr>
            <w:i/>
            <w:sz w:val="18"/>
          </w:rPr>
          <w:delText>Teleoperation and Robotics in Space</w:delText>
        </w:r>
        <w:r w:rsidRPr="00F565BA" w:rsidDel="004E506A">
          <w:rPr>
            <w:sz w:val="18"/>
          </w:rPr>
          <w:delText>, edited by S. B. Skaar and C. F. Ruoff, Progress in Astronautics and Aeronautics, AIAA, Washington, DC, 1994, pp. 175–212.</w:delText>
        </w:r>
      </w:del>
    </w:p>
    <w:p w:rsidR="003D0DDB" w:rsidRPr="00F565BA" w:rsidDel="004E506A" w:rsidRDefault="003D0DDB" w:rsidP="003D0DDB">
      <w:pPr>
        <w:ind w:firstLine="288"/>
        <w:rPr>
          <w:del w:id="409" w:author="Patton, Ryan" w:date="2019-11-14T15:13:00Z"/>
        </w:rPr>
      </w:pPr>
      <w:del w:id="410" w:author="Patton, Ryan" w:date="2019-11-14T15:13:00Z">
        <w:r w:rsidRPr="00F565BA" w:rsidDel="004E506A">
          <w:delText>Publisher, place, and date of publication are required for all books. No state or country is required for major cities: New York, London, Moscow, etc. A differentiation must always be made between Cambridge, MA, and Cambridge, England, UK. Note that series titles are in Roman type.</w:delText>
        </w:r>
      </w:del>
    </w:p>
    <w:p w:rsidR="003D0DDB" w:rsidRPr="00F565BA" w:rsidDel="004E506A" w:rsidRDefault="003D0DDB" w:rsidP="003D0DDB">
      <w:pPr>
        <w:rPr>
          <w:del w:id="411" w:author="Patton, Ryan" w:date="2019-11-14T15:13:00Z"/>
          <w:i/>
        </w:rPr>
      </w:pPr>
    </w:p>
    <w:p w:rsidR="003D0DDB" w:rsidRPr="00F565BA" w:rsidDel="004E506A" w:rsidRDefault="003D0DDB" w:rsidP="003D0DDB">
      <w:pPr>
        <w:rPr>
          <w:del w:id="412" w:author="Patton, Ryan" w:date="2019-11-14T15:13:00Z"/>
          <w:i/>
        </w:rPr>
      </w:pPr>
      <w:del w:id="413" w:author="Patton, Ryan" w:date="2019-11-14T15:13:00Z">
        <w:r w:rsidRPr="00F565BA" w:rsidDel="004E506A">
          <w:rPr>
            <w:i/>
          </w:rPr>
          <w:delText>Proceedings</w:delText>
        </w:r>
      </w:del>
    </w:p>
    <w:p w:rsidR="003D0DDB" w:rsidRPr="00F565BA" w:rsidDel="004E506A" w:rsidRDefault="003D0DDB" w:rsidP="003D0DDB">
      <w:pPr>
        <w:ind w:left="288" w:hanging="288"/>
        <w:rPr>
          <w:del w:id="414" w:author="Patton, Ryan" w:date="2019-11-14T15:13:00Z"/>
          <w:sz w:val="18"/>
        </w:rPr>
      </w:pPr>
      <w:del w:id="415" w:author="Patton, Ryan" w:date="2019-11-14T15:13:00Z">
        <w:r w:rsidRPr="00F565BA" w:rsidDel="004E506A">
          <w:rPr>
            <w:sz w:val="18"/>
          </w:rPr>
          <w:delText>[8]</w:delText>
        </w:r>
        <w:r w:rsidRPr="00F565BA" w:rsidDel="004E506A">
          <w:rPr>
            <w:sz w:val="18"/>
          </w:rPr>
          <w:tab/>
          <w:delText xml:space="preserve">Thompson, C. M., “Spacecraft Thermal Control, Design, and Operation,” </w:delText>
        </w:r>
        <w:r w:rsidRPr="00F565BA" w:rsidDel="004E506A">
          <w:rPr>
            <w:i/>
            <w:sz w:val="18"/>
          </w:rPr>
          <w:delText>AIAA Guidance, Navigation, and Control Conference</w:delText>
        </w:r>
        <w:r w:rsidRPr="00F565BA" w:rsidDel="004E506A">
          <w:rPr>
            <w:sz w:val="18"/>
          </w:rPr>
          <w:delText>, CP849, Vol. 1, AIAA, Washington, DC, 1989, pp. 103–115</w:delText>
        </w:r>
      </w:del>
    </w:p>
    <w:p w:rsidR="003D0DDB" w:rsidRPr="00F565BA" w:rsidDel="004E506A" w:rsidRDefault="003D0DDB" w:rsidP="003D0DDB">
      <w:pPr>
        <w:ind w:left="288" w:hanging="288"/>
        <w:rPr>
          <w:del w:id="416" w:author="Patton, Ryan" w:date="2019-11-14T15:13:00Z"/>
          <w:sz w:val="18"/>
        </w:rPr>
      </w:pPr>
      <w:del w:id="417" w:author="Patton, Ryan" w:date="2019-11-14T15:13:00Z">
        <w:r w:rsidRPr="00F565BA" w:rsidDel="004E506A">
          <w:rPr>
            <w:sz w:val="18"/>
          </w:rPr>
          <w:delText>[9]</w:delText>
        </w:r>
        <w:r w:rsidRPr="00F565BA" w:rsidDel="004E506A">
          <w:rPr>
            <w:sz w:val="18"/>
          </w:rPr>
          <w:tab/>
          <w:delText xml:space="preserve">Chi, Y. (ed.), </w:delText>
        </w:r>
        <w:r w:rsidRPr="00F565BA" w:rsidDel="004E506A">
          <w:rPr>
            <w:i/>
            <w:sz w:val="18"/>
          </w:rPr>
          <w:delText>Fluid Mechanics Proceedings</w:delText>
        </w:r>
        <w:r w:rsidRPr="00F565BA" w:rsidDel="004E506A">
          <w:rPr>
            <w:sz w:val="18"/>
          </w:rPr>
          <w:delText>, NASA SP-255, 1993.</w:delText>
        </w:r>
      </w:del>
    </w:p>
    <w:p w:rsidR="003D0DDB" w:rsidRPr="00F565BA" w:rsidDel="004E506A" w:rsidRDefault="003D0DDB" w:rsidP="003D0DDB">
      <w:pPr>
        <w:ind w:left="288" w:hanging="288"/>
        <w:rPr>
          <w:del w:id="418" w:author="Patton, Ryan" w:date="2019-11-14T15:13:00Z"/>
          <w:sz w:val="18"/>
        </w:rPr>
      </w:pPr>
      <w:del w:id="419" w:author="Patton, Ryan" w:date="2019-11-14T15:13:00Z">
        <w:r w:rsidRPr="00F565BA" w:rsidDel="004E506A">
          <w:rPr>
            <w:sz w:val="18"/>
          </w:rPr>
          <w:delText xml:space="preserve">[10] Morris, J. D., “Convective Heat Transfer in Radially Rotating Ducts,” </w:delText>
        </w:r>
        <w:r w:rsidRPr="00F565BA" w:rsidDel="004E506A">
          <w:rPr>
            <w:i/>
            <w:sz w:val="18"/>
          </w:rPr>
          <w:delText>Proceedings of the Annual Heat Transfer Conference</w:delText>
        </w:r>
        <w:r w:rsidRPr="00F565BA" w:rsidDel="004E506A">
          <w:rPr>
            <w:sz w:val="18"/>
          </w:rPr>
          <w:delText>, edited by B. Corbell, Vol. 1, Inst. of Mechanical Engineering, New York, 1992, pp. 227–234.</w:delText>
        </w:r>
      </w:del>
    </w:p>
    <w:p w:rsidR="003D0DDB" w:rsidRPr="00F565BA" w:rsidDel="004E506A" w:rsidRDefault="003D0DDB" w:rsidP="003D0DDB">
      <w:pPr>
        <w:rPr>
          <w:del w:id="420" w:author="Patton, Ryan" w:date="2019-11-14T15:13:00Z"/>
          <w:i/>
        </w:rPr>
      </w:pPr>
    </w:p>
    <w:p w:rsidR="003D0DDB" w:rsidRPr="00F565BA" w:rsidDel="004E506A" w:rsidRDefault="003D0DDB" w:rsidP="003D0DDB">
      <w:pPr>
        <w:rPr>
          <w:del w:id="421" w:author="Patton, Ryan" w:date="2019-11-14T15:13:00Z"/>
          <w:i/>
        </w:rPr>
      </w:pPr>
    </w:p>
    <w:p w:rsidR="003D0DDB" w:rsidRPr="00F565BA" w:rsidDel="004E506A" w:rsidRDefault="003D0DDB" w:rsidP="003D0DDB">
      <w:pPr>
        <w:rPr>
          <w:del w:id="422" w:author="Patton, Ryan" w:date="2019-11-14T15:13:00Z"/>
        </w:rPr>
      </w:pPr>
      <w:del w:id="423" w:author="Patton, Ryan" w:date="2019-11-14T15:13:00Z">
        <w:r w:rsidRPr="00F565BA" w:rsidDel="004E506A">
          <w:rPr>
            <w:i/>
          </w:rPr>
          <w:delText>Reports, Theses, and Individual Papers</w:delText>
        </w:r>
      </w:del>
    </w:p>
    <w:p w:rsidR="003D0DDB" w:rsidRPr="00F565BA" w:rsidDel="004E506A" w:rsidRDefault="003D0DDB" w:rsidP="003D0DDB">
      <w:pPr>
        <w:rPr>
          <w:del w:id="424" w:author="Patton, Ryan" w:date="2019-11-14T15:13:00Z"/>
          <w:sz w:val="18"/>
        </w:rPr>
      </w:pPr>
      <w:del w:id="425" w:author="Patton, Ryan" w:date="2019-11-14T15:13:00Z">
        <w:r w:rsidRPr="00F565BA" w:rsidDel="004E506A">
          <w:rPr>
            <w:sz w:val="18"/>
          </w:rPr>
          <w:delText>[11]  Chapman, G. T., and Tobak, M., “Nonlinear Problems in Flight Dynamics,” NASA TM-85940, 1984.</w:delText>
        </w:r>
      </w:del>
    </w:p>
    <w:p w:rsidR="003D0DDB" w:rsidRPr="00F565BA" w:rsidDel="004E506A" w:rsidRDefault="003D0DDB" w:rsidP="003D0DDB">
      <w:pPr>
        <w:ind w:left="450" w:hanging="450"/>
        <w:rPr>
          <w:del w:id="426" w:author="Patton, Ryan" w:date="2019-11-14T15:13:00Z"/>
          <w:sz w:val="18"/>
        </w:rPr>
      </w:pPr>
      <w:del w:id="427" w:author="Patton, Ryan" w:date="2019-11-14T15:13:00Z">
        <w:r w:rsidRPr="00F565BA" w:rsidDel="004E506A">
          <w:rPr>
            <w:sz w:val="18"/>
          </w:rPr>
          <w:delText>[12]  Brandis, A. M., Johnston, C. O., and Cruden, B. A., “Nonequilibrium Radiation for Earth Entry,” AIAA Paper 2016-3690, June 2016.</w:delText>
        </w:r>
      </w:del>
    </w:p>
    <w:p w:rsidR="003D0DDB" w:rsidRPr="00F565BA" w:rsidDel="004E506A" w:rsidRDefault="003D0DDB" w:rsidP="003D0DDB">
      <w:pPr>
        <w:ind w:left="432" w:hanging="432"/>
        <w:rPr>
          <w:del w:id="428" w:author="Patton, Ryan" w:date="2019-11-14T15:13:00Z"/>
          <w:sz w:val="18"/>
        </w:rPr>
      </w:pPr>
      <w:del w:id="429" w:author="Patton, Ryan" w:date="2019-11-14T15:13:00Z">
        <w:r w:rsidRPr="00F565BA" w:rsidDel="004E506A">
          <w:rPr>
            <w:sz w:val="18"/>
          </w:rPr>
          <w:delText>[13] Steger, J. L., Jr., Nietubicz, C. J., and Heavey, J. E., “A General Curvilinear Grid Generation Program for Projectile Configurations,” U.S. Army Ballistic Research Lab., Rept. ARBRL-MR03142, Aberdeen Proving Ground, MD, Oct. 1981.</w:delText>
        </w:r>
      </w:del>
    </w:p>
    <w:p w:rsidR="003D0DDB" w:rsidRPr="00F565BA" w:rsidDel="004E506A" w:rsidRDefault="003D0DDB" w:rsidP="003D0DDB">
      <w:pPr>
        <w:ind w:left="432" w:hanging="432"/>
        <w:rPr>
          <w:del w:id="430" w:author="Patton, Ryan" w:date="2019-11-14T15:13:00Z"/>
          <w:sz w:val="18"/>
        </w:rPr>
      </w:pPr>
      <w:del w:id="431" w:author="Patton, Ryan" w:date="2019-11-14T15:13:00Z">
        <w:r w:rsidRPr="00F565BA" w:rsidDel="004E506A">
          <w:rPr>
            <w:sz w:val="18"/>
          </w:rPr>
          <w:delText>[14] Tseng, K., “Nonlinear Green’s Function Method for Transonic Potential Flow,” Ph.D. Dissertation, Aeronautics and Astronautics Dept., Boston Univ., Cambridge, MA, 1983.</w:delText>
        </w:r>
      </w:del>
    </w:p>
    <w:p w:rsidR="003D0DDB" w:rsidRPr="00F565BA" w:rsidDel="004E506A" w:rsidRDefault="003D0DDB" w:rsidP="003D0DDB">
      <w:pPr>
        <w:ind w:firstLine="288"/>
        <w:rPr>
          <w:del w:id="432" w:author="Patton, Ryan" w:date="2019-11-14T15:13:00Z"/>
        </w:rPr>
      </w:pPr>
      <w:del w:id="433" w:author="Patton, Ryan" w:date="2019-11-14T15:13:00Z">
        <w:r w:rsidRPr="00F565BA" w:rsidDel="004E506A">
          <w:delText xml:space="preserve">Government agency reports do not require locations. For reports such as NASA TM-85940, neither insert nor delete dashes; leave them as provided. Place of publication </w:delText>
        </w:r>
        <w:r w:rsidRPr="00F565BA" w:rsidDel="004E506A">
          <w:rPr>
            <w:i/>
          </w:rPr>
          <w:delText>should</w:delText>
        </w:r>
        <w:r w:rsidRPr="00F565BA" w:rsidDel="004E506A">
          <w:delText xml:space="preserve"> be given, although it is not mandatory, for military and company reports. Always include a city and state for universities. Papers need only the name of the sponsor; neither the sponsor’s location nor the conference name and location is required. </w:delText>
        </w:r>
        <w:r w:rsidRPr="00F565BA" w:rsidDel="004E506A">
          <w:rPr>
            <w:i/>
          </w:rPr>
          <w:delText>Do not confuse proceedings references with conference papers</w:delText>
        </w:r>
        <w:r w:rsidRPr="00F565BA" w:rsidDel="004E506A">
          <w:delText>.</w:delText>
        </w:r>
      </w:del>
    </w:p>
    <w:p w:rsidR="003D0DDB" w:rsidRPr="00F565BA" w:rsidDel="004E506A" w:rsidRDefault="003D0DDB" w:rsidP="003D0DDB">
      <w:pPr>
        <w:rPr>
          <w:del w:id="434" w:author="Patton, Ryan" w:date="2019-11-14T15:13:00Z"/>
          <w:sz w:val="18"/>
        </w:rPr>
      </w:pPr>
    </w:p>
    <w:p w:rsidR="003D0DDB" w:rsidRPr="00F565BA" w:rsidRDefault="003D0DDB" w:rsidP="003D0DDB">
      <w:r w:rsidRPr="00F565BA">
        <w:rPr>
          <w:i/>
        </w:rPr>
        <w:t>Electronic Publications</w:t>
      </w:r>
    </w:p>
    <w:p w:rsidR="003D0DDB" w:rsidRPr="00F565BA" w:rsidDel="004E506A" w:rsidRDefault="003D0DDB" w:rsidP="003D0DDB">
      <w:pPr>
        <w:spacing w:before="240"/>
        <w:rPr>
          <w:del w:id="435" w:author="Patton, Ryan" w:date="2019-11-14T15:13:00Z"/>
        </w:rPr>
      </w:pPr>
      <w:r>
        <w:rPr>
          <w:sz w:val="18"/>
        </w:rPr>
        <w:t>[1</w:t>
      </w:r>
      <w:r w:rsidRPr="00F565BA">
        <w:rPr>
          <w:sz w:val="18"/>
        </w:rPr>
        <w:t xml:space="preserve">] </w:t>
      </w:r>
      <w:del w:id="436" w:author="Patton, Ryan" w:date="2019-11-14T15:13:00Z">
        <w:r w:rsidRPr="00F565BA" w:rsidDel="004E506A">
          <w:rPr>
            <w:i/>
          </w:rPr>
          <w:delText>Computer Software</w:delText>
        </w:r>
      </w:del>
    </w:p>
    <w:p w:rsidR="003D0DDB" w:rsidRDefault="003D0DDB" w:rsidP="003D0DDB">
      <w:pPr>
        <w:ind w:left="432" w:hanging="432"/>
        <w:rPr>
          <w:sz w:val="18"/>
          <w:szCs w:val="18"/>
        </w:rPr>
      </w:pPr>
      <w:r>
        <w:t>“</w:t>
      </w:r>
      <w:r>
        <w:rPr>
          <w:sz w:val="18"/>
          <w:szCs w:val="18"/>
        </w:rPr>
        <w:t>A systematic assessment of asteroid redirection methods…” Available:</w:t>
      </w:r>
    </w:p>
    <w:p w:rsidR="003D0DDB" w:rsidRPr="00E84A20" w:rsidRDefault="003F1772" w:rsidP="003D0DDB">
      <w:pPr>
        <w:ind w:left="432" w:hanging="432"/>
        <w:rPr>
          <w:sz w:val="18"/>
          <w:szCs w:val="18"/>
        </w:rPr>
      </w:pPr>
      <w:hyperlink r:id="rId17" w:history="1">
        <w:r w:rsidR="003D0DDB" w:rsidRPr="002D7BEC">
          <w:rPr>
            <w:rStyle w:val="Hyperlink"/>
            <w:sz w:val="18"/>
            <w:szCs w:val="18"/>
          </w:rPr>
          <w:t>https://www.researchgate.net/publications/282307741_A_systematic_assessment_of_asteroid_redirection_methods_for_resource_exploitation</w:t>
        </w:r>
      </w:hyperlink>
      <w:r w:rsidR="003D0DDB">
        <w:rPr>
          <w:sz w:val="18"/>
          <w:szCs w:val="18"/>
        </w:rPr>
        <w:t xml:space="preserve">. </w:t>
      </w:r>
    </w:p>
    <w:p w:rsidR="003D0DDB" w:rsidRPr="00F565BA" w:rsidDel="004E506A" w:rsidRDefault="003D0DDB" w:rsidP="003D0DDB">
      <w:pPr>
        <w:ind w:firstLine="288"/>
        <w:rPr>
          <w:del w:id="437" w:author="Patton, Ryan" w:date="2019-11-14T15:13:00Z"/>
          <w:sz w:val="18"/>
        </w:rPr>
      </w:pPr>
      <w:del w:id="438" w:author="Patton, Ryan" w:date="2019-11-14T15:13:00Z">
        <w:r w:rsidRPr="00F565BA" w:rsidDel="004E506A">
          <w:delText xml:space="preserve">Regularly issued electronic journals and other publications are permitted as references. Include the </w:delText>
        </w:r>
        <w:r w:rsidDel="004E506A">
          <w:delText>DOI</w:delText>
        </w:r>
        <w:r w:rsidRPr="00F565BA" w:rsidDel="004E506A">
          <w:delText>doi if provided; otherwise provide the full URL. Archived data sets also may be referenced as long as the material is openly accessible, and the repository is committed to archiving the data indefinitely. References to electronic data available only from personal websites or commercial, academic, or government ones where there is no commitment to archiving the data are not permitted in the reference list.</w:delText>
        </w:r>
      </w:del>
    </w:p>
    <w:p w:rsidR="003D0DDB" w:rsidRDefault="003D0DDB" w:rsidP="003D0DDB">
      <w:pPr>
        <w:ind w:left="432" w:hanging="432"/>
        <w:rPr>
          <w:sz w:val="18"/>
        </w:rPr>
      </w:pPr>
      <w:del w:id="439" w:author="Patton, Ryan" w:date="2019-11-14T15:13:00Z">
        <w:r w:rsidRPr="00F565BA" w:rsidDel="004E506A">
          <w:rPr>
            <w:sz w:val="18"/>
          </w:rPr>
          <w:delText xml:space="preserve"> </w:delText>
        </w:r>
      </w:del>
      <w:r>
        <w:rPr>
          <w:sz w:val="18"/>
        </w:rPr>
        <w:t>[2</w:t>
      </w:r>
      <w:r w:rsidRPr="00F565BA">
        <w:rPr>
          <w:sz w:val="18"/>
        </w:rPr>
        <w:t xml:space="preserve">] </w:t>
      </w:r>
      <w:r>
        <w:rPr>
          <w:sz w:val="18"/>
        </w:rPr>
        <w:t xml:space="preserve">“ase,” </w:t>
      </w:r>
      <w:r>
        <w:rPr>
          <w:i/>
          <w:sz w:val="18"/>
        </w:rPr>
        <w:t xml:space="preserve">NASA </w:t>
      </w:r>
      <w:r>
        <w:rPr>
          <w:sz w:val="18"/>
        </w:rPr>
        <w:t xml:space="preserve">Available: </w:t>
      </w:r>
      <w:hyperlink r:id="rId18" w:history="1">
        <w:r w:rsidRPr="002D7BEC">
          <w:rPr>
            <w:rStyle w:val="Hyperlink"/>
            <w:sz w:val="18"/>
          </w:rPr>
          <w:t>https://ase.jpl.nasa.gov/</w:t>
        </w:r>
      </w:hyperlink>
      <w:r>
        <w:rPr>
          <w:sz w:val="18"/>
        </w:rPr>
        <w:t xml:space="preserve">. </w:t>
      </w:r>
    </w:p>
    <w:p w:rsidR="003D0DDB" w:rsidRPr="00F565BA" w:rsidDel="00673D10" w:rsidRDefault="003D0DDB" w:rsidP="003D0DDB">
      <w:pPr>
        <w:ind w:left="432" w:hanging="432"/>
        <w:rPr>
          <w:del w:id="440" w:author="Patton, Ryan" w:date="2019-11-14T15:14:00Z"/>
          <w:sz w:val="18"/>
        </w:rPr>
      </w:pPr>
      <w:r>
        <w:rPr>
          <w:sz w:val="18"/>
        </w:rPr>
        <w:t>[3</w:t>
      </w:r>
      <w:r w:rsidRPr="00F565BA">
        <w:rPr>
          <w:sz w:val="18"/>
        </w:rPr>
        <w:t xml:space="preserve">] </w:t>
      </w:r>
      <w:del w:id="441"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3D0DDB" w:rsidRDefault="003D0DDB" w:rsidP="003D0DDB">
      <w:pPr>
        <w:ind w:left="432" w:hanging="432"/>
        <w:rPr>
          <w:sz w:val="18"/>
        </w:rPr>
      </w:pPr>
      <w:r>
        <w:rPr>
          <w:i/>
          <w:sz w:val="18"/>
        </w:rPr>
        <w:t xml:space="preserve">Asteroid Mining </w:t>
      </w:r>
      <w:r>
        <w:rPr>
          <w:sz w:val="18"/>
        </w:rPr>
        <w:t>Available:</w:t>
      </w:r>
    </w:p>
    <w:p w:rsidR="003D0DDB" w:rsidRDefault="003F1772" w:rsidP="003D0DDB">
      <w:pPr>
        <w:ind w:left="432" w:hanging="432"/>
        <w:rPr>
          <w:sz w:val="18"/>
        </w:rPr>
      </w:pPr>
      <w:hyperlink r:id="rId19" w:history="1">
        <w:r w:rsidR="003D0DDB" w:rsidRPr="002D7BEC">
          <w:rPr>
            <w:rStyle w:val="Hyperlink"/>
            <w:sz w:val="18"/>
          </w:rPr>
          <w:t>http://large.stanford.edu/courses/2014/ph240/credend1/</w:t>
        </w:r>
      </w:hyperlink>
      <w:r w:rsidR="003D0DDB">
        <w:rPr>
          <w:sz w:val="18"/>
        </w:rPr>
        <w:t xml:space="preserve">. </w:t>
      </w:r>
    </w:p>
    <w:p w:rsidR="003D0DDB" w:rsidRPr="00F565BA" w:rsidDel="004E506A" w:rsidRDefault="003D0DDB" w:rsidP="003D0DDB">
      <w:pPr>
        <w:spacing w:before="240"/>
        <w:rPr>
          <w:del w:id="442" w:author="Patton, Ryan" w:date="2019-11-14T15:13:00Z"/>
        </w:rPr>
      </w:pPr>
      <w:r>
        <w:rPr>
          <w:sz w:val="18"/>
        </w:rPr>
        <w:t>[4</w:t>
      </w:r>
      <w:r w:rsidRPr="00F565BA">
        <w:rPr>
          <w:sz w:val="18"/>
        </w:rPr>
        <w:t xml:space="preserve">] </w:t>
      </w:r>
      <w:del w:id="443" w:author="Patton, Ryan" w:date="2019-11-14T15:13:00Z">
        <w:r w:rsidRPr="00F565BA" w:rsidDel="004E506A">
          <w:rPr>
            <w:i/>
          </w:rPr>
          <w:delText>Computer Software</w:delText>
        </w:r>
      </w:del>
    </w:p>
    <w:p w:rsidR="003D0DDB" w:rsidRDefault="003D0DDB" w:rsidP="003D0DDB">
      <w:pPr>
        <w:ind w:left="432" w:hanging="432"/>
        <w:rPr>
          <w:sz w:val="18"/>
        </w:rPr>
      </w:pPr>
      <w:r>
        <w:rPr>
          <w:sz w:val="18"/>
        </w:rPr>
        <w:t>Choi, C. Q., “Asteroids: Fun Facts and Information About Asteroids,”</w:t>
      </w:r>
      <w:r>
        <w:rPr>
          <w:i/>
          <w:sz w:val="18"/>
        </w:rPr>
        <w:t xml:space="preserve"> Space.com </w:t>
      </w:r>
      <w:r>
        <w:rPr>
          <w:sz w:val="18"/>
        </w:rPr>
        <w:t>Available:</w:t>
      </w:r>
    </w:p>
    <w:p w:rsidR="003D0DDB" w:rsidRPr="00E84A20" w:rsidRDefault="003D0DDB" w:rsidP="003D0DDB">
      <w:pPr>
        <w:ind w:left="432" w:hanging="432"/>
        <w:rPr>
          <w:sz w:val="18"/>
        </w:rPr>
      </w:pPr>
      <w:r>
        <w:rPr>
          <w:sz w:val="18"/>
        </w:rPr>
        <w:t>https://www.space.com/51-asteroids-formation-discovery-and-explorations.html.</w:t>
      </w:r>
    </w:p>
    <w:p w:rsidR="003D0DDB" w:rsidRDefault="003D0DDB" w:rsidP="003D0DDB">
      <w:pPr>
        <w:ind w:left="432" w:hanging="432"/>
        <w:rPr>
          <w:sz w:val="18"/>
        </w:rPr>
      </w:pPr>
      <w:r>
        <w:rPr>
          <w:sz w:val="18"/>
        </w:rPr>
        <w:t>[5</w:t>
      </w:r>
      <w:r w:rsidRPr="00F565BA">
        <w:rPr>
          <w:sz w:val="18"/>
        </w:rPr>
        <w:t xml:space="preserve">] </w:t>
      </w:r>
      <w:r>
        <w:rPr>
          <w:sz w:val="18"/>
        </w:rPr>
        <w:t>Dunbar, B., “NASA Extends the World Wide Web Out Into Space,”</w:t>
      </w:r>
      <w:r>
        <w:rPr>
          <w:i/>
          <w:sz w:val="18"/>
        </w:rPr>
        <w:t xml:space="preserve"> NASA </w:t>
      </w:r>
      <w:r>
        <w:rPr>
          <w:sz w:val="18"/>
        </w:rPr>
        <w:t>Available:</w:t>
      </w:r>
    </w:p>
    <w:p w:rsidR="003D0DDB" w:rsidRPr="00F565BA" w:rsidDel="00673D10" w:rsidRDefault="003F1772" w:rsidP="003D0DDB">
      <w:pPr>
        <w:ind w:left="432" w:hanging="432"/>
        <w:rPr>
          <w:del w:id="444" w:author="Patton, Ryan" w:date="2019-11-14T15:14:00Z"/>
          <w:sz w:val="18"/>
        </w:rPr>
      </w:pPr>
      <w:hyperlink r:id="rId20" w:history="1">
        <w:r w:rsidR="003D0DDB" w:rsidRPr="002D7BEC">
          <w:rPr>
            <w:rStyle w:val="Hyperlink"/>
            <w:sz w:val="18"/>
          </w:rPr>
          <w:t>https://www.nasa.gov/home/hqnews/2010/jan/HQ_M10-012_ISS_Web.html</w:t>
        </w:r>
      </w:hyperlink>
      <w:r w:rsidR="003D0DDB">
        <w:rPr>
          <w:sz w:val="18"/>
        </w:rPr>
        <w:t xml:space="preserve">. </w:t>
      </w:r>
      <w:del w:id="445" w:author="Patton, Ryan" w:date="2019-11-14T15:14:00Z">
        <w:r w:rsidR="003D0DDB" w:rsidRPr="00F565BA" w:rsidDel="00673D10">
          <w:rPr>
            <w:sz w:val="18"/>
          </w:rPr>
          <w:delText xml:space="preserve">Vickers, A., “10-110 mm/hr Hypodermic Gravity Design A,” </w:delText>
        </w:r>
        <w:r w:rsidR="003D0DDB" w:rsidRPr="00F565BA" w:rsidDel="00673D10">
          <w:rPr>
            <w:i/>
            <w:sz w:val="18"/>
          </w:rPr>
          <w:delText>Rainfall Simulation Database</w:delText>
        </w:r>
        <w:r w:rsidR="003D0DDB" w:rsidRPr="00F565BA" w:rsidDel="00673D10">
          <w:rPr>
            <w:sz w:val="18"/>
          </w:rPr>
          <w:delText xml:space="preserve"> [online database], URL: </w:delText>
        </w:r>
        <w:r w:rsidR="003D0DDB" w:rsidDel="00673D10">
          <w:rPr>
            <w:u w:val="single"/>
          </w:rPr>
          <w:fldChar w:fldCharType="begin"/>
        </w:r>
        <w:r w:rsidR="003D0DDB" w:rsidDel="00673D10">
          <w:rPr>
            <w:u w:val="single"/>
          </w:rPr>
          <w:delInstrText xml:space="preserve"> HYPERLINK "http://www.geog.le.ac.uk/bgrg/lab.htm" </w:delInstrText>
        </w:r>
        <w:r w:rsidR="003D0DDB" w:rsidDel="00673D10">
          <w:rPr>
            <w:u w:val="single"/>
          </w:rPr>
          <w:fldChar w:fldCharType="separate"/>
        </w:r>
        <w:r w:rsidR="003D0DDB" w:rsidRPr="00F565BA" w:rsidDel="00673D10">
          <w:rPr>
            <w:u w:val="single"/>
          </w:rPr>
          <w:delText>http://www.geog.le.ac.uk/bgrg/lab.htm</w:delText>
        </w:r>
        <w:r w:rsidR="003D0DDB" w:rsidDel="00673D10">
          <w:rPr>
            <w:u w:val="single"/>
          </w:rPr>
          <w:fldChar w:fldCharType="end"/>
        </w:r>
        <w:r w:rsidR="003D0DDB" w:rsidRPr="00F565BA" w:rsidDel="00673D10">
          <w:rPr>
            <w:sz w:val="18"/>
          </w:rPr>
          <w:delText xml:space="preserve"> [retrieved 15 March 2006].</w:delText>
        </w:r>
      </w:del>
    </w:p>
    <w:p w:rsidR="003D0DDB" w:rsidDel="00E61FAE" w:rsidRDefault="003D0DDB">
      <w:pPr>
        <w:ind w:left="432" w:hanging="432"/>
        <w:rPr>
          <w:del w:id="446" w:author="Patton, Ryan" w:date="2019-11-14T15:42:00Z"/>
          <w:sz w:val="18"/>
        </w:rPr>
        <w:pPrChange w:id="447" w:author="Patton, Ryan" w:date="2019-11-14T15:42:00Z">
          <w:pPr>
            <w:ind w:firstLine="288"/>
          </w:pPr>
        </w:pPrChange>
      </w:pPr>
      <w:del w:id="448" w:author="Patton, Ryan" w:date="2019-11-14T15:42:00Z">
        <w:r w:rsidRPr="00F565BA" w:rsidDel="00E61FAE">
          <w:rPr>
            <w:sz w:val="18"/>
          </w:rPr>
          <w:delText xml:space="preserve">Atkins, C. P., and Scantelbury, J. D., “The Activity Coefficient of Sodium Chloride in a Simulated Pore Solution Environment,” </w:delText>
        </w:r>
        <w:r w:rsidRPr="00F565BA" w:rsidDel="00E61FAE">
          <w:rPr>
            <w:i/>
            <w:sz w:val="18"/>
          </w:rPr>
          <w:delText>Journal of Corrosion Science and Engineering</w:delText>
        </w:r>
        <w:r w:rsidRPr="00F565BA" w:rsidDel="00E61FAE">
          <w:rPr>
            <w:sz w:val="18"/>
          </w:rPr>
          <w:delText xml:space="preserve"> [online journal], Vol. 1, No. 1, Paper 2, URL: </w:delText>
        </w:r>
        <w:r w:rsidDel="00E61FAE">
          <w:rPr>
            <w:u w:val="single"/>
          </w:rPr>
          <w:fldChar w:fldCharType="begin"/>
        </w:r>
        <w:r w:rsidDel="00E61FAE">
          <w:rPr>
            <w:u w:val="single"/>
          </w:rPr>
          <w:delInstrText xml:space="preserve"> HYPERLINK "http://www.cp/umist.ac.uk/JCSE/vol1/vol1.html" </w:delInstrText>
        </w:r>
        <w:r w:rsidDel="00E61FAE">
          <w:rPr>
            <w:u w:val="single"/>
          </w:rPr>
          <w:fldChar w:fldCharType="separate"/>
        </w:r>
        <w:r w:rsidRPr="00F565BA" w:rsidDel="00E61FAE">
          <w:rPr>
            <w:u w:val="single"/>
          </w:rPr>
          <w:delText>http://www.cp/umist.ac.uk/JCSE/vol1/vol1.html</w:delText>
        </w:r>
        <w:r w:rsidDel="00E61FAE">
          <w:rPr>
            <w:u w:val="single"/>
          </w:rPr>
          <w:fldChar w:fldCharType="end"/>
        </w:r>
        <w:r w:rsidRPr="00F565BA" w:rsidDel="00E61FAE">
          <w:rPr>
            <w:sz w:val="18"/>
          </w:rPr>
          <w:delText xml:space="preserve"> [retrieved 13 April 1998].</w:delText>
        </w:r>
      </w:del>
    </w:p>
    <w:p w:rsidR="003D0DDB" w:rsidRPr="00F565BA" w:rsidRDefault="003D0DDB" w:rsidP="003D0DDB">
      <w:pPr>
        <w:ind w:left="432" w:hanging="432"/>
        <w:rPr>
          <w:ins w:id="449" w:author="Patton, Ryan" w:date="2019-11-14T15:42:00Z"/>
          <w:sz w:val="18"/>
        </w:rPr>
      </w:pPr>
    </w:p>
    <w:p w:rsidR="003D0DDB" w:rsidRDefault="003D0DDB">
      <w:pPr>
        <w:rPr>
          <w:sz w:val="18"/>
        </w:rPr>
        <w:pPrChange w:id="450" w:author="Patton, Ryan" w:date="2019-11-14T15:42:00Z">
          <w:pPr>
            <w:ind w:firstLine="288"/>
          </w:pPr>
        </w:pPrChange>
      </w:pPr>
      <w:r>
        <w:rPr>
          <w:sz w:val="18"/>
        </w:rPr>
        <w:t>[6</w:t>
      </w:r>
      <w:r w:rsidRPr="00F565BA">
        <w:rPr>
          <w:sz w:val="18"/>
        </w:rPr>
        <w:t xml:space="preserve">] </w:t>
      </w:r>
      <w:r>
        <w:rPr>
          <w:sz w:val="18"/>
        </w:rPr>
        <w:t xml:space="preserve">Grush, L., “Satellite uses giant net to practice capturing space junk,” </w:t>
      </w:r>
      <w:r>
        <w:rPr>
          <w:i/>
          <w:sz w:val="18"/>
        </w:rPr>
        <w:t xml:space="preserve">The Verge </w:t>
      </w:r>
      <w:r>
        <w:rPr>
          <w:sz w:val="18"/>
        </w:rPr>
        <w:t>Available:</w:t>
      </w:r>
    </w:p>
    <w:p w:rsidR="003D0DDB" w:rsidRDefault="003D0DDB">
      <w:pPr>
        <w:rPr>
          <w:sz w:val="18"/>
        </w:rPr>
        <w:pPrChange w:id="451" w:author="Patton, Ryan" w:date="2019-11-14T15:42:00Z">
          <w:pPr>
            <w:ind w:firstLine="288"/>
          </w:pPr>
        </w:pPrChange>
      </w:pPr>
      <w:r>
        <w:rPr>
          <w:sz w:val="18"/>
        </w:rPr>
        <w:fldChar w:fldCharType="begin"/>
      </w:r>
      <w:r>
        <w:rPr>
          <w:sz w:val="18"/>
        </w:rPr>
        <w:instrText xml:space="preserve"> HYPERLINK "https://www.theverge.com/2018/9/19/17878218/space-junk-remove-debris-net-harpoon-collisions" </w:instrText>
      </w:r>
      <w:r>
        <w:rPr>
          <w:sz w:val="18"/>
        </w:rPr>
        <w:fldChar w:fldCharType="separate"/>
      </w:r>
      <w:r w:rsidRPr="002D7BEC">
        <w:rPr>
          <w:rStyle w:val="Hyperlink"/>
          <w:sz w:val="18"/>
        </w:rPr>
        <w:t>https://www.theverge.com/2018/9/19/17878218/space-junk-remove-debris-net-harpoon-collisions</w:t>
      </w:r>
      <w:r>
        <w:rPr>
          <w:sz w:val="18"/>
        </w:rPr>
        <w:fldChar w:fldCharType="end"/>
      </w:r>
      <w:r>
        <w:rPr>
          <w:sz w:val="18"/>
        </w:rPr>
        <w:t>.</w:t>
      </w:r>
    </w:p>
    <w:p w:rsidR="003D0DDB" w:rsidRPr="00F565BA" w:rsidDel="00673D10" w:rsidRDefault="003D0DDB" w:rsidP="003D0DDB">
      <w:pPr>
        <w:ind w:left="432" w:hanging="432"/>
        <w:rPr>
          <w:del w:id="452" w:author="Patton, Ryan" w:date="2019-11-14T15:14:00Z"/>
          <w:sz w:val="18"/>
        </w:rPr>
      </w:pPr>
      <w:r>
        <w:rPr>
          <w:sz w:val="18"/>
        </w:rPr>
        <w:t>[7</w:t>
      </w:r>
      <w:r w:rsidRPr="00F565BA">
        <w:rPr>
          <w:sz w:val="18"/>
        </w:rPr>
        <w:t xml:space="preserve">] </w:t>
      </w:r>
      <w:del w:id="453"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3D0DDB" w:rsidRDefault="003D0DDB" w:rsidP="003D0DDB">
      <w:pPr>
        <w:rPr>
          <w:sz w:val="18"/>
        </w:rPr>
      </w:pPr>
      <w:r>
        <w:rPr>
          <w:sz w:val="18"/>
        </w:rPr>
        <w:t xml:space="preserve">Maxey, K., “Asteroid Mining – Who Wants to be a trillionaire?,” </w:t>
      </w:r>
      <w:r>
        <w:rPr>
          <w:i/>
          <w:sz w:val="18"/>
        </w:rPr>
        <w:t xml:space="preserve">Engineering.com </w:t>
      </w:r>
      <w:r>
        <w:rPr>
          <w:sz w:val="18"/>
        </w:rPr>
        <w:t>Available:</w:t>
      </w:r>
    </w:p>
    <w:p w:rsidR="003D0DDB" w:rsidRDefault="003F1772" w:rsidP="003D0DDB">
      <w:pPr>
        <w:rPr>
          <w:sz w:val="18"/>
        </w:rPr>
      </w:pPr>
      <w:hyperlink r:id="rId21" w:history="1">
        <w:r w:rsidR="003D0DDB" w:rsidRPr="002D7BEC">
          <w:rPr>
            <w:rStyle w:val="Hyperlink"/>
            <w:sz w:val="18"/>
          </w:rPr>
          <w:t>https://www.engineering.com/DesignerEdge/DesignerEdgeArticles/ArticleID/15308/Asteroid-Mining-Who-Wants-to-be-a-Trillionaire.aspx</w:t>
        </w:r>
      </w:hyperlink>
      <w:r w:rsidR="003D0DDB">
        <w:rPr>
          <w:sz w:val="18"/>
        </w:rPr>
        <w:t xml:space="preserve">. </w:t>
      </w:r>
    </w:p>
    <w:p w:rsidR="003D0DDB" w:rsidRDefault="003D0DDB" w:rsidP="003D0DDB">
      <w:pPr>
        <w:rPr>
          <w:sz w:val="18"/>
        </w:rPr>
      </w:pPr>
      <w:r>
        <w:rPr>
          <w:sz w:val="18"/>
        </w:rPr>
        <w:t>[8</w:t>
      </w:r>
      <w:r w:rsidRPr="00F565BA">
        <w:rPr>
          <w:sz w:val="18"/>
        </w:rPr>
        <w:t xml:space="preserve">] </w:t>
      </w:r>
      <w:r>
        <w:rPr>
          <w:sz w:val="18"/>
        </w:rPr>
        <w:t xml:space="preserve">“Overview,” </w:t>
      </w:r>
      <w:r>
        <w:rPr>
          <w:i/>
          <w:sz w:val="18"/>
        </w:rPr>
        <w:t xml:space="preserve">NASA </w:t>
      </w:r>
      <w:r>
        <w:rPr>
          <w:sz w:val="18"/>
        </w:rPr>
        <w:t>Available:</w:t>
      </w:r>
    </w:p>
    <w:p w:rsidR="003D0DDB" w:rsidRPr="000B4A24" w:rsidRDefault="003D0DDB" w:rsidP="003D0DDB">
      <w:r>
        <w:rPr>
          <w:sz w:val="18"/>
        </w:rPr>
        <w:t>https://solarsystem.nasa.gov/asteroids-comets-and-meteors/asteroids-overview/.</w:t>
      </w:r>
    </w:p>
    <w:p w:rsidR="003D0DDB" w:rsidRDefault="003D0DDB" w:rsidP="003D0DDB">
      <w:pPr>
        <w:rPr>
          <w:sz w:val="18"/>
        </w:rPr>
      </w:pPr>
      <w:r>
        <w:rPr>
          <w:sz w:val="18"/>
        </w:rPr>
        <w:t>[9</w:t>
      </w:r>
      <w:r w:rsidRPr="00F565BA">
        <w:rPr>
          <w:sz w:val="18"/>
        </w:rPr>
        <w:t xml:space="preserve">] </w:t>
      </w:r>
      <w:r>
        <w:rPr>
          <w:sz w:val="18"/>
        </w:rPr>
        <w:t xml:space="preserve">Ruthkin, A. H., “Japan’s huge magnetic net will trawl for space junk,” </w:t>
      </w:r>
      <w:r>
        <w:rPr>
          <w:i/>
          <w:sz w:val="18"/>
        </w:rPr>
        <w:t xml:space="preserve">New Scientist </w:t>
      </w:r>
      <w:r>
        <w:rPr>
          <w:sz w:val="18"/>
        </w:rPr>
        <w:t>Available:</w:t>
      </w:r>
    </w:p>
    <w:p w:rsidR="00F66FAE" w:rsidRDefault="003F1772" w:rsidP="003D0DDB">
      <w:hyperlink r:id="rId22" w:history="1">
        <w:r w:rsidR="003D0DDB" w:rsidRPr="002D7BEC">
          <w:rPr>
            <w:rStyle w:val="Hyperlink"/>
            <w:sz w:val="18"/>
          </w:rPr>
          <w:t>https://www.newscientist.com/article/mg22129534-800-japans-huge-magnetic-net-will-trawl-for-space-junk/</w:t>
        </w:r>
      </w:hyperlink>
      <w:r w:rsidR="003D0DDB">
        <w:rPr>
          <w:sz w:val="18"/>
        </w:rPr>
        <w:t>.</w:t>
      </w:r>
    </w:p>
    <w:sectPr w:rsidR="00F66F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772" w:rsidRDefault="003F1772" w:rsidP="003D0DDB">
      <w:r>
        <w:separator/>
      </w:r>
    </w:p>
  </w:endnote>
  <w:endnote w:type="continuationSeparator" w:id="0">
    <w:p w:rsidR="003F1772" w:rsidRDefault="003F1772" w:rsidP="003D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772" w:rsidRDefault="003F1772" w:rsidP="003D0DDB">
      <w:r>
        <w:separator/>
      </w:r>
    </w:p>
  </w:footnote>
  <w:footnote w:type="continuationSeparator" w:id="0">
    <w:p w:rsidR="003F1772" w:rsidRDefault="003F1772" w:rsidP="003D0DDB">
      <w:r>
        <w:continuationSeparator/>
      </w:r>
    </w:p>
  </w:footnote>
  <w:footnote w:id="1">
    <w:p w:rsidR="003D0DDB" w:rsidRDefault="003D0DDB" w:rsidP="003D0DDB">
      <w:r>
        <w:rPr>
          <w:rStyle w:val="FootnoteReference"/>
        </w:rPr>
        <w:footnoteRef/>
      </w:r>
      <w:r>
        <w:t xml:space="preserve"> </w:t>
      </w:r>
      <w:ins w:id="6" w:author="Patton, Ryan" w:date="2019-11-14T15:07:00Z">
        <w:r>
          <w:t>Graduate Student</w:t>
        </w:r>
      </w:ins>
      <w:del w:id="7" w:author="Patton, Ryan" w:date="2019-11-14T15:07:00Z">
        <w:r w:rsidDel="00AA3743">
          <w:delText>Insert Job Title</w:delText>
        </w:r>
      </w:del>
      <w:r>
        <w:t xml:space="preserve">, Department </w:t>
      </w:r>
      <w:ins w:id="8" w:author="Patton, Ryan" w:date="2019-11-14T15:07:00Z">
        <w:r>
          <w:t>of Engineering Management and Systems Engineering</w:t>
        </w:r>
      </w:ins>
      <w:del w:id="9" w:author="Patton, Ryan" w:date="2019-11-14T15:07:00Z">
        <w:r w:rsidDel="00AA3743">
          <w:delText>Name</w:delText>
        </w:r>
      </w:del>
      <w:r>
        <w:t xml:space="preserve">, </w:t>
      </w:r>
      <w:del w:id="10" w:author="Patton, Ryan" w:date="2019-11-14T15:07:00Z">
        <w:r w:rsidDel="00AA3743">
          <w:delText>and AIAA Member Grade (if any) for first author.</w:delText>
        </w:r>
      </w:del>
      <w:ins w:id="11" w:author="Patton, Ryan" w:date="2019-11-14T15:07:00Z">
        <w:r>
          <w:t>INCOSE associate member</w:t>
        </w:r>
      </w:ins>
    </w:p>
  </w:footnote>
  <w:footnote w:id="2">
    <w:p w:rsidR="003D0DDB" w:rsidDel="00AA3743" w:rsidRDefault="003D0DDB" w:rsidP="003D0DDB">
      <w:pPr>
        <w:rPr>
          <w:del w:id="13" w:author="Patton, Ryan" w:date="2019-11-14T15:04:00Z"/>
        </w:rPr>
      </w:pPr>
      <w:del w:id="14" w:author="Patton, Ryan" w:date="2019-11-14T15:04:00Z">
        <w:r w:rsidDel="00AA3743">
          <w:rPr>
            <w:rStyle w:val="FootnoteReference"/>
          </w:rPr>
          <w:footnoteRef/>
        </w:r>
        <w:r w:rsidDel="00AA3743">
          <w:delText xml:space="preserve"> Insert Job Title, Department Name, and AIAA Member Grade (if any) for second author.</w:delText>
        </w:r>
      </w:del>
    </w:p>
  </w:footnote>
  <w:footnote w:id="3">
    <w:p w:rsidR="003D0DDB" w:rsidDel="00AA3743" w:rsidRDefault="003D0DDB" w:rsidP="003D0DDB">
      <w:pPr>
        <w:pStyle w:val="FootnoteText"/>
        <w:rPr>
          <w:del w:id="26" w:author="Patton, Ryan" w:date="2019-11-14T15:04:00Z"/>
        </w:rPr>
      </w:pPr>
      <w:del w:id="27" w:author="Patton, Ryan" w:date="2019-11-14T15:04:00Z">
        <w:r w:rsidDel="00AA3743">
          <w:rPr>
            <w:rStyle w:val="FootnoteReference"/>
          </w:rPr>
          <w:footnoteRef/>
        </w:r>
        <w:r w:rsidDel="00AA3743">
          <w:delText xml:space="preserve"> Insert Job Title, Department Name, and AIAA Member Grade (if any) for third author.</w:delText>
        </w:r>
      </w:del>
    </w:p>
  </w:footnote>
  <w:footnote w:id="4">
    <w:p w:rsidR="003D0DDB" w:rsidDel="00AA3743" w:rsidRDefault="003D0DDB" w:rsidP="003D0DDB">
      <w:pPr>
        <w:rPr>
          <w:del w:id="32" w:author="Patton, Ryan" w:date="2019-11-14T15:04:00Z"/>
        </w:rPr>
      </w:pPr>
      <w:del w:id="33" w:author="Patton, Ryan" w:date="2019-11-14T15:04:00Z">
        <w:r w:rsidDel="00AA3743">
          <w:rPr>
            <w:rStyle w:val="FootnoteReference"/>
          </w:rPr>
          <w:footnoteRef/>
        </w:r>
        <w:r w:rsidDel="00AA3743">
          <w:delText xml:space="preserve"> Insert Job Title, Department Name, and AIAA Member Grade (if any) for fourth author (etc.).</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43071C23"/>
    <w:multiLevelType w:val="multilevel"/>
    <w:tmpl w:val="54686E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3"/>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ton, Ryan">
    <w15:presenceInfo w15:providerId="AD" w15:userId="S-1-5-21-4204462400-332494316-4163598232-12340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DDB"/>
    <w:rsid w:val="003D0DDB"/>
    <w:rsid w:val="003F1772"/>
    <w:rsid w:val="006045B0"/>
    <w:rsid w:val="00694364"/>
    <w:rsid w:val="00762795"/>
    <w:rsid w:val="008537E8"/>
    <w:rsid w:val="00C15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902EB8-D876-4AAD-B7F8-E7F31193D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DDB"/>
    <w:pPr>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D0DDB"/>
    <w:pPr>
      <w:keepNext/>
      <w:numPr>
        <w:numId w:val="1"/>
      </w:numPr>
      <w:tabs>
        <w:tab w:val="clear" w:pos="360"/>
        <w:tab w:val="num" w:pos="288"/>
      </w:tabs>
      <w:spacing w:before="240" w:after="240"/>
      <w:jc w:val="center"/>
      <w:outlineLvl w:val="0"/>
    </w:pPr>
    <w:rPr>
      <w:b/>
      <w:kern w:val="32"/>
      <w:sz w:val="22"/>
    </w:rPr>
  </w:style>
  <w:style w:type="paragraph" w:styleId="Heading2">
    <w:name w:val="heading 2"/>
    <w:basedOn w:val="Normal"/>
    <w:next w:val="Normal"/>
    <w:link w:val="Heading2Char"/>
    <w:qFormat/>
    <w:rsid w:val="003D0DDB"/>
    <w:pPr>
      <w:numPr>
        <w:numId w:val="2"/>
      </w:numPr>
      <w:tabs>
        <w:tab w:val="left" w:pos="288"/>
      </w:tabs>
      <w:spacing w:before="24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0DDB"/>
    <w:rPr>
      <w:rFonts w:ascii="Times New Roman" w:eastAsia="Times New Roman" w:hAnsi="Times New Roman" w:cs="Times New Roman"/>
      <w:b/>
      <w:kern w:val="32"/>
      <w:szCs w:val="20"/>
    </w:rPr>
  </w:style>
  <w:style w:type="character" w:customStyle="1" w:styleId="Heading2Char">
    <w:name w:val="Heading 2 Char"/>
    <w:basedOn w:val="DefaultParagraphFont"/>
    <w:link w:val="Heading2"/>
    <w:rsid w:val="003D0DDB"/>
    <w:rPr>
      <w:rFonts w:ascii="Times New Roman" w:eastAsia="Times New Roman" w:hAnsi="Times New Roman" w:cs="Times New Roman"/>
      <w:b/>
      <w:sz w:val="20"/>
      <w:szCs w:val="20"/>
    </w:rPr>
  </w:style>
  <w:style w:type="paragraph" w:styleId="Title">
    <w:name w:val="Title"/>
    <w:basedOn w:val="Normal"/>
    <w:next w:val="Normal"/>
    <w:link w:val="TitleChar"/>
    <w:qFormat/>
    <w:rsid w:val="003D0DDB"/>
    <w:pPr>
      <w:spacing w:after="480"/>
      <w:jc w:val="center"/>
      <w:outlineLvl w:val="0"/>
    </w:pPr>
    <w:rPr>
      <w:b/>
      <w:kern w:val="28"/>
      <w:sz w:val="36"/>
    </w:rPr>
  </w:style>
  <w:style w:type="character" w:customStyle="1" w:styleId="TitleChar">
    <w:name w:val="Title Char"/>
    <w:basedOn w:val="DefaultParagraphFont"/>
    <w:link w:val="Title"/>
    <w:rsid w:val="003D0DDB"/>
    <w:rPr>
      <w:rFonts w:ascii="Times New Roman" w:eastAsia="Times New Roman" w:hAnsi="Times New Roman" w:cs="Times New Roman"/>
      <w:b/>
      <w:kern w:val="28"/>
      <w:sz w:val="36"/>
      <w:szCs w:val="20"/>
    </w:rPr>
  </w:style>
  <w:style w:type="character" w:styleId="FootnoteReference">
    <w:name w:val="footnote reference"/>
    <w:rsid w:val="003D0DDB"/>
    <w:rPr>
      <w:sz w:val="20"/>
      <w:vertAlign w:val="superscript"/>
    </w:rPr>
  </w:style>
  <w:style w:type="character" w:styleId="Hyperlink">
    <w:name w:val="Hyperlink"/>
    <w:rsid w:val="003D0DDB"/>
    <w:rPr>
      <w:rFonts w:ascii="Times New Roman" w:hAnsi="Times New Roman"/>
      <w:color w:val="auto"/>
      <w:sz w:val="20"/>
      <w:u w:val="single"/>
    </w:rPr>
  </w:style>
  <w:style w:type="paragraph" w:styleId="FootnoteText">
    <w:name w:val="footnote text"/>
    <w:basedOn w:val="Normal"/>
    <w:link w:val="FootnoteTextChar"/>
    <w:rsid w:val="003D0DDB"/>
  </w:style>
  <w:style w:type="character" w:customStyle="1" w:styleId="FootnoteTextChar">
    <w:name w:val="Footnote Text Char"/>
    <w:basedOn w:val="DefaultParagraphFont"/>
    <w:link w:val="FootnoteText"/>
    <w:rsid w:val="003D0DDB"/>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se.jpl.nasa.gov/" TargetMode="External"/><Relationship Id="rId3" Type="http://schemas.openxmlformats.org/officeDocument/2006/relationships/settings" Target="settings.xml"/><Relationship Id="rId21" Type="http://schemas.openxmlformats.org/officeDocument/2006/relationships/hyperlink" Target="https://www.engineering.com/DesignerEdge/DesignerEdgeArticles/ArticleID/15308/Asteroid-Mining-Who-Wants-to-be-a-Trillionaire.asp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esearchgate.net/publications/282307741_A_systematic_assessment_of_asteroid_redirection_methods_for_resource_exploita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nasa.gov/home/hqnews/2010/jan/HQ_M10-012_ISS_Web.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arge.stanford.edu/courses/2014/ph240/credend1/"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chart" Target="charts/chart1.xml"/><Relationship Id="rId22" Type="http://schemas.openxmlformats.org/officeDocument/2006/relationships/hyperlink" Target="https://www.newscientist.com/article/mg22129534-800-japans-huge-magnetic-net-will-trawl-for-space-jun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j887e\Documents\MST\FS19\Systems%20Architecting%206104\Assignment%204\Assignment%204%20Kivia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Kiviat</a:t>
            </a:r>
            <a:r>
              <a:rPr lang="en-US" baseline="0"/>
              <a:t> Chart for Asteroid Capturing System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Sheet1!$A$2</c:f>
              <c:strCache>
                <c:ptCount val="1"/>
                <c:pt idx="0">
                  <c:v>Sizable (ft.3)</c:v>
                </c:pt>
              </c:strCache>
            </c:strRef>
          </c:tx>
          <c:spPr>
            <a:ln w="28575" cap="rnd">
              <a:solidFill>
                <a:schemeClr val="accent1"/>
              </a:solidFill>
              <a:round/>
            </a:ln>
            <a:effectLst/>
          </c:spPr>
          <c:marker>
            <c:symbol val="none"/>
          </c:marker>
          <c:cat>
            <c:strRef>
              <c:f>Sheet1!$A$2:$H$2</c:f>
              <c:strCache>
                <c:ptCount val="5"/>
                <c:pt idx="0">
                  <c:v>Sizable (ft.3)</c:v>
                </c:pt>
                <c:pt idx="1">
                  <c:v>Flexible (meters)</c:v>
                </c:pt>
                <c:pt idx="2">
                  <c:v>Extendable (kilometers)</c:v>
                </c:pt>
                <c:pt idx="3">
                  <c:v>Durable (KSI)</c:v>
                </c:pt>
                <c:pt idx="4">
                  <c:v>Operable (minutes of training)</c:v>
                </c:pt>
              </c:strCache>
            </c:strRef>
          </c:cat>
          <c:val>
            <c:numRef>
              <c:f>Sheet1!$A$3:$A$12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val>
          <c:extLst xmlns:c16r2="http://schemas.microsoft.com/office/drawing/2015/06/chart">
            <c:ext xmlns:c16="http://schemas.microsoft.com/office/drawing/2014/chart" uri="{C3380CC4-5D6E-409C-BE32-E72D297353CC}">
              <c16:uniqueId val="{00000000-AD46-448A-810E-DA4F81B2A4BD}"/>
            </c:ext>
          </c:extLst>
        </c:ser>
        <c:ser>
          <c:idx val="1"/>
          <c:order val="1"/>
          <c:tx>
            <c:strRef>
              <c:f>Sheet1!$B$2</c:f>
              <c:strCache>
                <c:ptCount val="1"/>
                <c:pt idx="0">
                  <c:v>Flexible (meters)</c:v>
                </c:pt>
              </c:strCache>
            </c:strRef>
          </c:tx>
          <c:spPr>
            <a:ln w="28575" cap="rnd">
              <a:solidFill>
                <a:schemeClr val="accent2"/>
              </a:solidFill>
              <a:round/>
            </a:ln>
            <a:effectLst/>
          </c:spPr>
          <c:marker>
            <c:symbol val="none"/>
          </c:marker>
          <c:val>
            <c:numRef>
              <c:f>Sheet1!$B$3:$B$12</c:f>
              <c:numCache>
                <c:formatCode>General</c:formatCode>
                <c:ptCount val="10"/>
                <c:pt idx="0">
                  <c:v>25</c:v>
                </c:pt>
                <c:pt idx="1">
                  <c:v>50</c:v>
                </c:pt>
                <c:pt idx="2">
                  <c:v>75</c:v>
                </c:pt>
                <c:pt idx="3">
                  <c:v>100</c:v>
                </c:pt>
                <c:pt idx="4">
                  <c:v>125</c:v>
                </c:pt>
                <c:pt idx="5">
                  <c:v>150</c:v>
                </c:pt>
                <c:pt idx="6">
                  <c:v>175</c:v>
                </c:pt>
                <c:pt idx="7">
                  <c:v>200</c:v>
                </c:pt>
                <c:pt idx="8">
                  <c:v>225</c:v>
                </c:pt>
                <c:pt idx="9">
                  <c:v>250</c:v>
                </c:pt>
              </c:numCache>
            </c:numRef>
          </c:val>
          <c:extLst xmlns:c16r2="http://schemas.microsoft.com/office/drawing/2015/06/chart">
            <c:ext xmlns:c16="http://schemas.microsoft.com/office/drawing/2014/chart" uri="{C3380CC4-5D6E-409C-BE32-E72D297353CC}">
              <c16:uniqueId val="{00000012-2B8F-4593-919F-2F9A94FBA31F}"/>
            </c:ext>
          </c:extLst>
        </c:ser>
        <c:ser>
          <c:idx val="2"/>
          <c:order val="2"/>
          <c:tx>
            <c:strRef>
              <c:f>Sheet1!$C$2</c:f>
              <c:strCache>
                <c:ptCount val="1"/>
                <c:pt idx="0">
                  <c:v>Extendable (kilometers)</c:v>
                </c:pt>
              </c:strCache>
            </c:strRef>
          </c:tx>
          <c:spPr>
            <a:ln w="28575" cap="rnd">
              <a:solidFill>
                <a:schemeClr val="accent3"/>
              </a:solidFill>
              <a:round/>
            </a:ln>
            <a:effectLst/>
          </c:spPr>
          <c:marker>
            <c:symbol val="none"/>
          </c:marker>
          <c:val>
            <c:numRef>
              <c:f>Sheet1!$C$3:$C$12</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xmlns:c16r2="http://schemas.microsoft.com/office/drawing/2015/06/chart">
            <c:ext xmlns:c16="http://schemas.microsoft.com/office/drawing/2014/chart" uri="{C3380CC4-5D6E-409C-BE32-E72D297353CC}">
              <c16:uniqueId val="{00000013-2B8F-4593-919F-2F9A94FBA31F}"/>
            </c:ext>
          </c:extLst>
        </c:ser>
        <c:ser>
          <c:idx val="3"/>
          <c:order val="3"/>
          <c:tx>
            <c:strRef>
              <c:f>Sheet1!$D$2</c:f>
              <c:strCache>
                <c:ptCount val="1"/>
                <c:pt idx="0">
                  <c:v>Durable (KSI)</c:v>
                </c:pt>
              </c:strCache>
            </c:strRef>
          </c:tx>
          <c:spPr>
            <a:ln w="28575" cap="rnd">
              <a:solidFill>
                <a:schemeClr val="accent4"/>
              </a:solidFill>
              <a:round/>
            </a:ln>
            <a:effectLst/>
          </c:spPr>
          <c:marker>
            <c:symbol val="none"/>
          </c:marker>
          <c:val>
            <c:numRef>
              <c:f>Sheet1!$D$3:$D$12</c:f>
              <c:numCache>
                <c:formatCode>General</c:formatCode>
                <c:ptCount val="10"/>
                <c:pt idx="0">
                  <c:v>10</c:v>
                </c:pt>
                <c:pt idx="1">
                  <c:v>20</c:v>
                </c:pt>
                <c:pt idx="2">
                  <c:v>30</c:v>
                </c:pt>
                <c:pt idx="3">
                  <c:v>40</c:v>
                </c:pt>
                <c:pt idx="4">
                  <c:v>50</c:v>
                </c:pt>
                <c:pt idx="5">
                  <c:v>60</c:v>
                </c:pt>
                <c:pt idx="6">
                  <c:v>70</c:v>
                </c:pt>
                <c:pt idx="7">
                  <c:v>80</c:v>
                </c:pt>
                <c:pt idx="8">
                  <c:v>90</c:v>
                </c:pt>
                <c:pt idx="9">
                  <c:v>100</c:v>
                </c:pt>
              </c:numCache>
            </c:numRef>
          </c:val>
          <c:extLst xmlns:c16r2="http://schemas.microsoft.com/office/drawing/2015/06/chart">
            <c:ext xmlns:c16="http://schemas.microsoft.com/office/drawing/2014/chart" uri="{C3380CC4-5D6E-409C-BE32-E72D297353CC}">
              <c16:uniqueId val="{00000014-2B8F-4593-919F-2F9A94FBA31F}"/>
            </c:ext>
          </c:extLst>
        </c:ser>
        <c:ser>
          <c:idx val="4"/>
          <c:order val="4"/>
          <c:tx>
            <c:strRef>
              <c:f>Sheet1!$E$2</c:f>
              <c:strCache>
                <c:ptCount val="1"/>
                <c:pt idx="0">
                  <c:v>Operable (minutes of training)</c:v>
                </c:pt>
              </c:strCache>
            </c:strRef>
          </c:tx>
          <c:spPr>
            <a:ln w="28575" cap="rnd">
              <a:solidFill>
                <a:schemeClr val="accent5"/>
              </a:solidFill>
              <a:round/>
            </a:ln>
            <a:effectLst/>
          </c:spPr>
          <c:marker>
            <c:symbol val="none"/>
          </c:marker>
          <c:val>
            <c:numRef>
              <c:f>Sheet1!$E$3:$E$12</c:f>
              <c:numCache>
                <c:formatCode>General</c:formatCode>
                <c:ptCount val="10"/>
                <c:pt idx="0">
                  <c:v>30</c:v>
                </c:pt>
                <c:pt idx="1">
                  <c:v>60</c:v>
                </c:pt>
                <c:pt idx="2">
                  <c:v>120</c:v>
                </c:pt>
                <c:pt idx="3">
                  <c:v>180</c:v>
                </c:pt>
                <c:pt idx="4">
                  <c:v>240</c:v>
                </c:pt>
                <c:pt idx="5">
                  <c:v>300</c:v>
                </c:pt>
                <c:pt idx="6">
                  <c:v>360</c:v>
                </c:pt>
                <c:pt idx="7">
                  <c:v>420</c:v>
                </c:pt>
                <c:pt idx="8">
                  <c:v>480</c:v>
                </c:pt>
                <c:pt idx="9">
                  <c:v>540</c:v>
                </c:pt>
              </c:numCache>
            </c:numRef>
          </c:val>
          <c:extLst xmlns:c16r2="http://schemas.microsoft.com/office/drawing/2015/06/chart">
            <c:ext xmlns:c16="http://schemas.microsoft.com/office/drawing/2014/chart" uri="{C3380CC4-5D6E-409C-BE32-E72D297353CC}">
              <c16:uniqueId val="{00000015-2B8F-4593-919F-2F9A94FBA31F}"/>
            </c:ext>
          </c:extLst>
        </c:ser>
        <c:dLbls>
          <c:showLegendKey val="0"/>
          <c:showVal val="0"/>
          <c:showCatName val="0"/>
          <c:showSerName val="0"/>
          <c:showPercent val="0"/>
          <c:showBubbleSize val="0"/>
        </c:dLbls>
        <c:axId val="683772352"/>
        <c:axId val="683772744"/>
      </c:radarChart>
      <c:catAx>
        <c:axId val="683772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3772744"/>
        <c:crosses val="autoZero"/>
        <c:auto val="1"/>
        <c:lblAlgn val="ctr"/>
        <c:lblOffset val="100"/>
        <c:noMultiLvlLbl val="0"/>
      </c:catAx>
      <c:valAx>
        <c:axId val="683772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37723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11241</Words>
  <Characters>64077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75168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Patton, Ryan</dc:creator>
  <cp:keywords/>
  <dc:description/>
  <cp:lastModifiedBy>Patton, Ryan</cp:lastModifiedBy>
  <cp:revision>2</cp:revision>
  <dcterms:created xsi:type="dcterms:W3CDTF">2019-12-16T04:14:00Z</dcterms:created>
  <dcterms:modified xsi:type="dcterms:W3CDTF">2019-12-16T04:14:00Z</dcterms:modified>
</cp:coreProperties>
</file>